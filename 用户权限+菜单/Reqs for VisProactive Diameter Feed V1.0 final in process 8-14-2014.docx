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261504" w14:textId="77777777" w:rsidR="000846EC" w:rsidRPr="00B549C1" w:rsidRDefault="000846EC" w:rsidP="000846EC">
      <w:pPr>
        <w:spacing w:before="115"/>
        <w:ind w:left="1530"/>
        <w:jc w:val="center"/>
        <w:rPr>
          <w:rFonts w:asciiTheme="minorHAnsi" w:hAnsiTheme="minorHAnsi" w:cstheme="minorHAnsi"/>
          <w:sz w:val="48"/>
          <w:szCs w:val="48"/>
        </w:rPr>
      </w:pPr>
      <w:r w:rsidRPr="00B549C1">
        <w:rPr>
          <w:rFonts w:asciiTheme="minorHAnsi" w:hAnsiTheme="minorHAnsi" w:cstheme="minorHAnsi"/>
          <w:noProof/>
        </w:rPr>
        <w:drawing>
          <wp:anchor distT="0" distB="0" distL="114300" distR="114300" simplePos="0" relativeHeight="251660288" behindDoc="1" locked="0" layoutInCell="1" allowOverlap="1" wp14:anchorId="762618F8" wp14:editId="762618F9">
            <wp:simplePos x="0" y="0"/>
            <wp:positionH relativeFrom="column">
              <wp:posOffset>-1038225</wp:posOffset>
            </wp:positionH>
            <wp:positionV relativeFrom="paragraph">
              <wp:posOffset>-1131570</wp:posOffset>
            </wp:positionV>
            <wp:extent cx="8020050" cy="10229850"/>
            <wp:effectExtent l="0" t="0" r="0" b="0"/>
            <wp:wrapNone/>
            <wp:docPr id="14" name="Picture 0" descr="SYN Globe Graphic 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 Globe Graphic Cover.jpg"/>
                    <pic:cNvPicPr/>
                  </pic:nvPicPr>
                  <pic:blipFill>
                    <a:blip r:embed="rId12" cstate="print"/>
                    <a:stretch>
                      <a:fillRect/>
                    </a:stretch>
                  </pic:blipFill>
                  <pic:spPr>
                    <a:xfrm>
                      <a:off x="0" y="0"/>
                      <a:ext cx="8020050" cy="10229850"/>
                    </a:xfrm>
                    <a:prstGeom prst="rect">
                      <a:avLst/>
                    </a:prstGeom>
                  </pic:spPr>
                </pic:pic>
              </a:graphicData>
            </a:graphic>
            <wp14:sizeRelH relativeFrom="margin">
              <wp14:pctWidth>0</wp14:pctWidth>
            </wp14:sizeRelH>
            <wp14:sizeRelV relativeFrom="margin">
              <wp14:pctHeight>0</wp14:pctHeight>
            </wp14:sizeRelV>
          </wp:anchor>
        </w:drawing>
      </w:r>
      <w:r w:rsidR="00F84710">
        <w:rPr>
          <w:rFonts w:asciiTheme="minorHAnsi" w:hAnsiTheme="minorHAnsi" w:cstheme="minorHAnsi"/>
          <w:sz w:val="48"/>
          <w:szCs w:val="48"/>
        </w:rPr>
        <w:t xml:space="preserve">                                                                          </w:t>
      </w:r>
      <w:r w:rsidRPr="00B549C1">
        <w:rPr>
          <w:rFonts w:asciiTheme="minorHAnsi" w:hAnsiTheme="minorHAnsi" w:cstheme="minorHAnsi"/>
          <w:sz w:val="48"/>
          <w:szCs w:val="48"/>
        </w:rPr>
        <w:tab/>
      </w:r>
    </w:p>
    <w:p w14:paraId="76261505" w14:textId="77777777" w:rsidR="000846EC" w:rsidRPr="00B549C1" w:rsidRDefault="000846EC" w:rsidP="000846EC">
      <w:pPr>
        <w:spacing w:before="115"/>
        <w:jc w:val="center"/>
        <w:rPr>
          <w:rFonts w:asciiTheme="minorHAnsi" w:hAnsiTheme="minorHAnsi" w:cstheme="minorHAnsi"/>
          <w:sz w:val="48"/>
          <w:szCs w:val="48"/>
        </w:rPr>
      </w:pPr>
    </w:p>
    <w:p w14:paraId="76261506" w14:textId="77777777" w:rsidR="000846EC" w:rsidRPr="00B549C1" w:rsidRDefault="000846EC" w:rsidP="000846EC">
      <w:pPr>
        <w:spacing w:before="115"/>
        <w:jc w:val="center"/>
        <w:rPr>
          <w:rFonts w:asciiTheme="minorHAnsi" w:hAnsiTheme="minorHAnsi" w:cstheme="minorHAnsi"/>
          <w:sz w:val="48"/>
          <w:szCs w:val="48"/>
        </w:rPr>
      </w:pPr>
    </w:p>
    <w:p w14:paraId="76261507" w14:textId="77777777" w:rsidR="000846EC" w:rsidRPr="00B549C1" w:rsidRDefault="000846EC" w:rsidP="000846EC">
      <w:pPr>
        <w:spacing w:before="115"/>
        <w:jc w:val="center"/>
        <w:rPr>
          <w:rFonts w:asciiTheme="minorHAnsi" w:hAnsiTheme="minorHAnsi" w:cstheme="minorHAnsi"/>
          <w:sz w:val="48"/>
          <w:szCs w:val="48"/>
        </w:rPr>
      </w:pPr>
    </w:p>
    <w:p w14:paraId="76261508" w14:textId="77777777" w:rsidR="000846EC" w:rsidRPr="00B549C1" w:rsidRDefault="000846EC" w:rsidP="000846EC">
      <w:pPr>
        <w:rPr>
          <w:rFonts w:asciiTheme="minorHAnsi" w:hAnsiTheme="minorHAnsi" w:cstheme="minorHAnsi"/>
        </w:rPr>
      </w:pPr>
    </w:p>
    <w:p w14:paraId="76261509" w14:textId="77777777" w:rsidR="000846EC" w:rsidRPr="00B549C1" w:rsidRDefault="000846EC" w:rsidP="000846EC">
      <w:pPr>
        <w:rPr>
          <w:rFonts w:asciiTheme="minorHAnsi" w:hAnsiTheme="minorHAnsi" w:cstheme="minorHAnsi"/>
        </w:rPr>
      </w:pPr>
    </w:p>
    <w:p w14:paraId="7626150A" w14:textId="77777777" w:rsidR="000846EC" w:rsidRPr="00B549C1" w:rsidRDefault="001671A0" w:rsidP="000846EC">
      <w:pPr>
        <w:tabs>
          <w:tab w:val="clear" w:pos="9360"/>
        </w:tabs>
        <w:spacing w:after="120"/>
        <w:ind w:left="1440"/>
        <w:rPr>
          <w:rFonts w:asciiTheme="minorHAnsi" w:hAnsiTheme="minorHAnsi" w:cstheme="minorHAnsi"/>
          <w:bCs/>
          <w:sz w:val="48"/>
          <w:szCs w:val="48"/>
        </w:rPr>
      </w:pPr>
      <w:r w:rsidRPr="00B549C1">
        <w:rPr>
          <w:rFonts w:asciiTheme="minorHAnsi" w:hAnsiTheme="minorHAnsi" w:cstheme="minorHAnsi"/>
          <w:bCs/>
          <w:sz w:val="48"/>
          <w:szCs w:val="48"/>
        </w:rPr>
        <w:t>Software Requirements Specification</w:t>
      </w:r>
      <w:r w:rsidR="000846EC" w:rsidRPr="00B549C1">
        <w:rPr>
          <w:rFonts w:asciiTheme="minorHAnsi" w:hAnsiTheme="minorHAnsi" w:cstheme="minorHAnsi"/>
          <w:bCs/>
          <w:sz w:val="48"/>
          <w:szCs w:val="48"/>
        </w:rPr>
        <w:t xml:space="preserve"> </w:t>
      </w:r>
    </w:p>
    <w:p w14:paraId="7626150B" w14:textId="77777777" w:rsidR="000846EC" w:rsidRPr="00B549C1" w:rsidRDefault="000846EC" w:rsidP="00FE348F">
      <w:pPr>
        <w:tabs>
          <w:tab w:val="clear" w:pos="9360"/>
        </w:tabs>
        <w:spacing w:after="120"/>
        <w:ind w:left="1440"/>
        <w:rPr>
          <w:rFonts w:asciiTheme="minorHAnsi" w:hAnsiTheme="minorHAnsi" w:cstheme="minorHAnsi"/>
          <w:bCs/>
        </w:rPr>
      </w:pPr>
      <w:r w:rsidRPr="00B549C1">
        <w:rPr>
          <w:rFonts w:asciiTheme="minorHAnsi" w:hAnsiTheme="minorHAnsi" w:cstheme="minorHAnsi"/>
          <w:bCs/>
        </w:rPr>
        <w:t>(</w:t>
      </w:r>
      <w:r w:rsidR="008C660A" w:rsidRPr="00B549C1">
        <w:rPr>
          <w:rFonts w:asciiTheme="minorHAnsi" w:hAnsiTheme="minorHAnsi" w:cstheme="minorHAnsi"/>
          <w:bCs/>
        </w:rPr>
        <w:t>Short</w:t>
      </w:r>
      <w:r w:rsidRPr="00B549C1">
        <w:rPr>
          <w:rFonts w:asciiTheme="minorHAnsi" w:hAnsiTheme="minorHAnsi" w:cstheme="minorHAnsi"/>
          <w:bCs/>
        </w:rPr>
        <w:t xml:space="preserve"> form) for</w:t>
      </w:r>
    </w:p>
    <w:sdt>
      <w:sdtPr>
        <w:rPr>
          <w:rFonts w:asciiTheme="minorHAnsi" w:hAnsiTheme="minorHAnsi" w:cstheme="minorHAnsi"/>
          <w:b/>
          <w:bCs/>
          <w:sz w:val="48"/>
          <w:szCs w:val="48"/>
        </w:rPr>
        <w:alias w:val="Title"/>
        <w:id w:val="941806312"/>
        <w:placeholder>
          <w:docPart w:val="90AFE81F15874177B09FCDA420C0942A"/>
        </w:placeholder>
        <w:dataBinding w:prefixMappings="xmlns:ns0='http://purl.org/dc/elements/1.1/' xmlns:ns1='http://schemas.openxmlformats.org/package/2006/metadata/core-properties' " w:xpath="/ns1:coreProperties[1]/ns0:title[1]" w:storeItemID="{6C3C8BC8-F283-45AE-878A-BAB7291924A1}"/>
        <w:text/>
      </w:sdtPr>
      <w:sdtEndPr/>
      <w:sdtContent>
        <w:p w14:paraId="7626150C" w14:textId="77777777" w:rsidR="000846EC" w:rsidRPr="00B549C1" w:rsidRDefault="009F6A6F" w:rsidP="000846EC">
          <w:pPr>
            <w:tabs>
              <w:tab w:val="clear" w:pos="9360"/>
            </w:tabs>
            <w:ind w:left="1440"/>
            <w:rPr>
              <w:rFonts w:asciiTheme="minorHAnsi" w:hAnsiTheme="minorHAnsi" w:cstheme="minorHAnsi"/>
              <w:bCs/>
              <w:sz w:val="48"/>
              <w:szCs w:val="48"/>
            </w:rPr>
          </w:pPr>
          <w:r>
            <w:rPr>
              <w:rFonts w:asciiTheme="minorHAnsi" w:hAnsiTheme="minorHAnsi" w:cstheme="minorHAnsi"/>
              <w:b/>
              <w:bCs/>
              <w:sz w:val="48"/>
              <w:szCs w:val="48"/>
            </w:rPr>
            <w:t>VisProactive Diameter Feed SRS</w:t>
          </w:r>
        </w:p>
      </w:sdtContent>
    </w:sdt>
    <w:p w14:paraId="7626150D" w14:textId="77777777" w:rsidR="000846EC" w:rsidRPr="00B549C1" w:rsidRDefault="000846EC" w:rsidP="001671A0">
      <w:pPr>
        <w:tabs>
          <w:tab w:val="clear" w:pos="9360"/>
        </w:tabs>
        <w:rPr>
          <w:rFonts w:asciiTheme="minorHAnsi" w:hAnsiTheme="minorHAnsi" w:cstheme="minorHAnsi"/>
          <w:bCs/>
          <w:sz w:val="48"/>
          <w:szCs w:val="48"/>
        </w:rPr>
      </w:pPr>
    </w:p>
    <w:p w14:paraId="7626150E" w14:textId="77777777" w:rsidR="001671A0" w:rsidRPr="00B549C1" w:rsidRDefault="001671A0" w:rsidP="001671A0">
      <w:pPr>
        <w:tabs>
          <w:tab w:val="clear" w:pos="9360"/>
        </w:tabs>
        <w:rPr>
          <w:rFonts w:asciiTheme="minorHAnsi" w:hAnsiTheme="minorHAnsi" w:cstheme="minorHAnsi"/>
          <w:bCs/>
          <w:sz w:val="48"/>
          <w:szCs w:val="48"/>
        </w:rPr>
      </w:pPr>
    </w:p>
    <w:p w14:paraId="7626150F" w14:textId="77777777" w:rsidR="000846EC" w:rsidRPr="00B549C1" w:rsidRDefault="00E01269" w:rsidP="000846EC">
      <w:pPr>
        <w:ind w:left="1440"/>
        <w:rPr>
          <w:rFonts w:asciiTheme="minorHAnsi" w:hAnsiTheme="minorHAnsi" w:cstheme="minorHAnsi"/>
          <w:sz w:val="32"/>
          <w:szCs w:val="32"/>
        </w:rPr>
      </w:pPr>
      <w:sdt>
        <w:sdtPr>
          <w:rPr>
            <w:rFonts w:asciiTheme="minorHAnsi" w:hAnsiTheme="minorHAnsi" w:cstheme="minorHAnsi"/>
            <w:sz w:val="32"/>
            <w:szCs w:val="32"/>
          </w:rPr>
          <w:alias w:val="Category"/>
          <w:id w:val="-2109426255"/>
          <w:placeholder>
            <w:docPart w:val="0E4FE5EDBF0143F494464C2B2F16FA51"/>
          </w:placeholder>
          <w:dataBinding w:prefixMappings="xmlns:ns0='http://purl.org/dc/elements/1.1/' xmlns:ns1='http://schemas.openxmlformats.org/package/2006/metadata/core-properties' " w:xpath="/ns1:coreProperties[1]/ns1:category[1]" w:storeItemID="{6C3C8BC8-F283-45AE-878A-BAB7291924A1}"/>
          <w:text/>
        </w:sdtPr>
        <w:sdtEndPr/>
        <w:sdtContent>
          <w:r w:rsidR="009F6A6F">
            <w:rPr>
              <w:rFonts w:asciiTheme="minorHAnsi" w:hAnsiTheme="minorHAnsi" w:cstheme="minorHAnsi"/>
              <w:sz w:val="32"/>
              <w:szCs w:val="32"/>
            </w:rPr>
            <w:t>Tracking#: PR_3629</w:t>
          </w:r>
        </w:sdtContent>
      </w:sdt>
    </w:p>
    <w:p w14:paraId="76261510" w14:textId="77777777" w:rsidR="000846EC" w:rsidRPr="00B549C1" w:rsidRDefault="000846EC" w:rsidP="000846EC">
      <w:pPr>
        <w:jc w:val="right"/>
        <w:rPr>
          <w:rFonts w:asciiTheme="minorHAnsi" w:hAnsiTheme="minorHAnsi" w:cstheme="minorHAnsi"/>
          <w:sz w:val="32"/>
          <w:szCs w:val="32"/>
        </w:rPr>
      </w:pPr>
    </w:p>
    <w:sdt>
      <w:sdtPr>
        <w:rPr>
          <w:rFonts w:asciiTheme="minorHAnsi" w:hAnsiTheme="minorHAnsi" w:cstheme="minorHAnsi"/>
          <w:sz w:val="32"/>
          <w:szCs w:val="32"/>
        </w:rPr>
        <w:alias w:val="Subject"/>
        <w:id w:val="-1342774765"/>
        <w:placeholder>
          <w:docPart w:val="87292AC44B6E4C7C896DA86179B7CC33"/>
        </w:placeholder>
        <w:dataBinding w:prefixMappings="xmlns:ns0='http://purl.org/dc/elements/1.1/' xmlns:ns1='http://schemas.openxmlformats.org/package/2006/metadata/core-properties' " w:xpath="/ns1:coreProperties[1]/ns0:subject[1]" w:storeItemID="{6C3C8BC8-F283-45AE-878A-BAB7291924A1}"/>
        <w:text/>
      </w:sdtPr>
      <w:sdtContent>
        <w:p w14:paraId="76261511" w14:textId="7E513C8E" w:rsidR="000846EC" w:rsidRPr="00AE15E6" w:rsidRDefault="004F550B" w:rsidP="000846EC">
          <w:pPr>
            <w:ind w:left="1440"/>
            <w:rPr>
              <w:rFonts w:asciiTheme="minorHAnsi" w:hAnsiTheme="minorHAnsi" w:cstheme="minorHAnsi"/>
              <w:sz w:val="32"/>
              <w:szCs w:val="32"/>
            </w:rPr>
          </w:pPr>
          <w:r w:rsidRPr="00AE15E6">
            <w:rPr>
              <w:rFonts w:asciiTheme="minorHAnsi" w:hAnsiTheme="minorHAnsi" w:cstheme="minorHAnsi"/>
              <w:sz w:val="32"/>
              <w:szCs w:val="32"/>
            </w:rPr>
            <w:t xml:space="preserve">Version: </w:t>
          </w:r>
          <w:r>
            <w:rPr>
              <w:rFonts w:asciiTheme="minorHAnsi" w:hAnsiTheme="minorHAnsi" w:cstheme="minorHAnsi"/>
              <w:sz w:val="32"/>
              <w:szCs w:val="32"/>
            </w:rPr>
            <w:t>1.0</w:t>
          </w:r>
          <w:r>
            <w:rPr>
              <w:rFonts w:asciiTheme="minorHAnsi" w:hAnsiTheme="minorHAnsi" w:cstheme="minorHAnsi"/>
              <w:sz w:val="32"/>
              <w:szCs w:val="32"/>
            </w:rPr>
            <w:t xml:space="preserve"> in process </w:t>
          </w:r>
        </w:p>
      </w:sdtContent>
    </w:sdt>
    <w:p w14:paraId="76261512" w14:textId="77777777" w:rsidR="000846EC" w:rsidRPr="00AE15E6" w:rsidRDefault="000846EC" w:rsidP="000846EC">
      <w:pPr>
        <w:jc w:val="right"/>
        <w:rPr>
          <w:rFonts w:asciiTheme="minorHAnsi" w:hAnsiTheme="minorHAnsi" w:cstheme="minorHAnsi"/>
          <w:sz w:val="32"/>
          <w:szCs w:val="32"/>
        </w:rPr>
      </w:pPr>
    </w:p>
    <w:p w14:paraId="76261513" w14:textId="55684C6E" w:rsidR="000846EC" w:rsidRPr="00B549C1" w:rsidRDefault="004F550B" w:rsidP="000846EC">
      <w:pPr>
        <w:ind w:left="1440"/>
        <w:rPr>
          <w:rFonts w:asciiTheme="minorHAnsi" w:hAnsiTheme="minorHAnsi" w:cstheme="minorHAnsi"/>
          <w:sz w:val="32"/>
          <w:szCs w:val="32"/>
        </w:rPr>
      </w:pPr>
      <w:sdt>
        <w:sdtPr>
          <w:rPr>
            <w:rFonts w:asciiTheme="minorHAnsi" w:hAnsiTheme="minorHAnsi" w:cstheme="minorHAnsi"/>
            <w:sz w:val="32"/>
            <w:szCs w:val="32"/>
          </w:rPr>
          <w:alias w:val="Comments"/>
          <w:id w:val="1805503669"/>
          <w:placeholder>
            <w:docPart w:val="F6DF9794C3D8481D9ECA2FB23F8EB00A"/>
          </w:placeholder>
          <w:dataBinding w:prefixMappings="xmlns:ns0='http://purl.org/dc/elements/1.1/' xmlns:ns1='http://schemas.openxmlformats.org/package/2006/metadata/core-properties' " w:xpath="/ns1:coreProperties[1]/ns0:description[1]" w:storeItemID="{6C3C8BC8-F283-45AE-878A-BAB7291924A1}"/>
          <w:text w:multiLine="1"/>
        </w:sdtPr>
        <w:sdtContent>
          <w:r>
            <w:rPr>
              <w:rFonts w:asciiTheme="minorHAnsi" w:hAnsiTheme="minorHAnsi" w:cstheme="minorHAnsi"/>
              <w:sz w:val="32"/>
              <w:szCs w:val="32"/>
            </w:rPr>
            <w:t>August 14</w:t>
          </w:r>
          <w:r>
            <w:rPr>
              <w:rFonts w:asciiTheme="minorHAnsi" w:hAnsiTheme="minorHAnsi" w:cstheme="minorHAnsi"/>
              <w:sz w:val="32"/>
              <w:szCs w:val="32"/>
            </w:rPr>
            <w:t>,</w:t>
          </w:r>
          <w:r w:rsidRPr="00AE15E6">
            <w:rPr>
              <w:rFonts w:asciiTheme="minorHAnsi" w:hAnsiTheme="minorHAnsi" w:cstheme="minorHAnsi"/>
              <w:sz w:val="32"/>
              <w:szCs w:val="32"/>
            </w:rPr>
            <w:t xml:space="preserve"> 2014</w:t>
          </w:r>
        </w:sdtContent>
      </w:sdt>
    </w:p>
    <w:p w14:paraId="76261514" w14:textId="77777777" w:rsidR="000846EC" w:rsidRPr="00B549C1" w:rsidRDefault="000846EC" w:rsidP="000846EC">
      <w:pPr>
        <w:jc w:val="right"/>
        <w:rPr>
          <w:rFonts w:asciiTheme="minorHAnsi" w:hAnsiTheme="minorHAnsi" w:cstheme="minorHAnsi"/>
          <w:sz w:val="32"/>
          <w:szCs w:val="32"/>
        </w:rPr>
      </w:pPr>
    </w:p>
    <w:sdt>
      <w:sdtPr>
        <w:rPr>
          <w:rFonts w:asciiTheme="minorHAnsi" w:hAnsiTheme="minorHAnsi" w:cstheme="minorHAnsi"/>
          <w:sz w:val="32"/>
          <w:szCs w:val="32"/>
        </w:rPr>
        <w:alias w:val="Author"/>
        <w:tag w:val=""/>
        <w:id w:val="-1342615691"/>
        <w:placeholder>
          <w:docPart w:val="DECC857B869C4D8483FA26D259CD82E9"/>
        </w:placeholder>
        <w:dataBinding w:prefixMappings="xmlns:ns0='http://purl.org/dc/elements/1.1/' xmlns:ns1='http://schemas.openxmlformats.org/package/2006/metadata/core-properties' " w:xpath="/ns1:coreProperties[1]/ns0:creator[1]" w:storeItemID="{6C3C8BC8-F283-45AE-878A-BAB7291924A1}"/>
        <w:text/>
      </w:sdtPr>
      <w:sdtEndPr/>
      <w:sdtContent>
        <w:p w14:paraId="76261515" w14:textId="77777777" w:rsidR="000846EC" w:rsidRPr="00B549C1" w:rsidRDefault="007036FC" w:rsidP="000846EC">
          <w:pPr>
            <w:ind w:left="1440"/>
            <w:rPr>
              <w:rFonts w:asciiTheme="minorHAnsi" w:hAnsiTheme="minorHAnsi" w:cstheme="minorHAnsi"/>
              <w:sz w:val="32"/>
              <w:szCs w:val="32"/>
            </w:rPr>
          </w:pPr>
          <w:r>
            <w:rPr>
              <w:rFonts w:asciiTheme="minorHAnsi" w:hAnsiTheme="minorHAnsi" w:cstheme="minorHAnsi"/>
              <w:sz w:val="32"/>
              <w:szCs w:val="32"/>
            </w:rPr>
            <w:t>W</w:t>
          </w:r>
          <w:r w:rsidR="00DA7DC2">
            <w:rPr>
              <w:rFonts w:asciiTheme="minorHAnsi" w:hAnsiTheme="minorHAnsi" w:cstheme="minorHAnsi"/>
              <w:sz w:val="32"/>
              <w:szCs w:val="32"/>
            </w:rPr>
            <w:t>ritten by Nancy Jones, updated by Tamara Lynch</w:t>
          </w:r>
        </w:p>
      </w:sdtContent>
    </w:sdt>
    <w:p w14:paraId="76261516" w14:textId="77777777" w:rsidR="000846EC" w:rsidRPr="00B549C1" w:rsidRDefault="000846EC" w:rsidP="000846EC">
      <w:pPr>
        <w:jc w:val="right"/>
        <w:rPr>
          <w:rFonts w:asciiTheme="minorHAnsi" w:hAnsiTheme="minorHAnsi" w:cstheme="minorHAnsi"/>
          <w:b/>
          <w:sz w:val="32"/>
          <w:szCs w:val="32"/>
        </w:rPr>
      </w:pPr>
    </w:p>
    <w:p w14:paraId="76261517" w14:textId="77777777" w:rsidR="000846EC" w:rsidRPr="00B549C1" w:rsidRDefault="000846EC" w:rsidP="000846EC">
      <w:pPr>
        <w:jc w:val="right"/>
        <w:rPr>
          <w:rFonts w:asciiTheme="minorHAnsi" w:hAnsiTheme="minorHAnsi" w:cstheme="minorHAnsi"/>
          <w:b/>
          <w:sz w:val="32"/>
          <w:szCs w:val="32"/>
        </w:rPr>
        <w:sectPr w:rsidR="000846EC" w:rsidRPr="00B549C1" w:rsidSect="002F71A5">
          <w:headerReference w:type="default" r:id="rId13"/>
          <w:footerReference w:type="even" r:id="rId14"/>
          <w:footerReference w:type="default" r:id="rId15"/>
          <w:headerReference w:type="first" r:id="rId16"/>
          <w:footerReference w:type="first" r:id="rId17"/>
          <w:pgSz w:w="12240" w:h="15840" w:code="1"/>
          <w:pgMar w:top="1440" w:right="1440" w:bottom="1440" w:left="1440" w:header="720" w:footer="720" w:gutter="0"/>
          <w:pgNumType w:fmt="lowerRoman" w:start="1"/>
          <w:cols w:space="720"/>
          <w:titlePg/>
        </w:sectPr>
      </w:pPr>
    </w:p>
    <w:p w14:paraId="76261518" w14:textId="77777777" w:rsidR="00145D95" w:rsidRPr="00B549C1" w:rsidRDefault="00145D95" w:rsidP="00145D95">
      <w:pPr>
        <w:jc w:val="center"/>
        <w:rPr>
          <w:rFonts w:asciiTheme="minorHAnsi" w:hAnsiTheme="minorHAnsi" w:cstheme="minorHAnsi"/>
          <w:sz w:val="16"/>
        </w:rPr>
      </w:pPr>
    </w:p>
    <w:p w14:paraId="76261519" w14:textId="77777777" w:rsidR="00145D95" w:rsidRPr="00B549C1" w:rsidRDefault="006E1C31" w:rsidP="006E1C31">
      <w:pPr>
        <w:tabs>
          <w:tab w:val="clear" w:pos="9360"/>
          <w:tab w:val="left" w:pos="1575"/>
        </w:tabs>
        <w:spacing w:before="115"/>
        <w:rPr>
          <w:rFonts w:asciiTheme="minorHAnsi" w:hAnsiTheme="minorHAnsi" w:cstheme="minorHAnsi"/>
        </w:rPr>
      </w:pPr>
      <w:r>
        <w:rPr>
          <w:rFonts w:asciiTheme="minorHAnsi" w:hAnsiTheme="minorHAnsi" w:cstheme="minorHAnsi"/>
        </w:rPr>
        <w:tab/>
      </w:r>
    </w:p>
    <w:p w14:paraId="7626151A" w14:textId="77777777" w:rsidR="00145D95" w:rsidRPr="00B549C1" w:rsidRDefault="00145D95" w:rsidP="00145D95">
      <w:pPr>
        <w:spacing w:before="115"/>
        <w:rPr>
          <w:rFonts w:asciiTheme="minorHAnsi" w:hAnsiTheme="minorHAnsi" w:cstheme="minorHAnsi"/>
        </w:rPr>
      </w:pPr>
    </w:p>
    <w:p w14:paraId="7626151B" w14:textId="77777777" w:rsidR="00EA7A4E" w:rsidRPr="000E44CA" w:rsidRDefault="00EA7A4E" w:rsidP="00EA7A4E">
      <w:pPr>
        <w:spacing w:before="115"/>
        <w:jc w:val="both"/>
        <w:rPr>
          <w:rFonts w:asciiTheme="minorHAnsi" w:hAnsiTheme="minorHAnsi" w:cstheme="minorHAnsi"/>
        </w:rPr>
      </w:pPr>
      <w:r w:rsidRPr="000E44CA">
        <w:rPr>
          <w:rFonts w:asciiTheme="minorHAnsi" w:hAnsiTheme="minorHAnsi" w:cstheme="minorHAnsi"/>
        </w:rPr>
        <w:t>This material is the exclusive property of, and confidential to</w:t>
      </w:r>
      <w:r>
        <w:rPr>
          <w:rFonts w:asciiTheme="minorHAnsi" w:hAnsiTheme="minorHAnsi" w:cstheme="minorHAnsi"/>
        </w:rPr>
        <w:t xml:space="preserve">, Syniverse Technologies, LLC.  </w:t>
      </w:r>
      <w:r w:rsidRPr="000E44CA">
        <w:rPr>
          <w:rFonts w:asciiTheme="minorHAnsi" w:hAnsiTheme="minorHAnsi" w:cstheme="minorHAnsi"/>
        </w:rPr>
        <w:t>Any disclosure or reproduction of this material without Syniverse’s express prior written consent is strictly prohibited.</w:t>
      </w:r>
    </w:p>
    <w:p w14:paraId="7626151C" w14:textId="77777777" w:rsidR="00EA7A4E" w:rsidRDefault="00EA7A4E" w:rsidP="00EA7A4E">
      <w:pPr>
        <w:rPr>
          <w:rFonts w:asciiTheme="minorHAnsi" w:hAnsiTheme="minorHAnsi" w:cstheme="minorHAnsi"/>
        </w:rPr>
      </w:pPr>
    </w:p>
    <w:p w14:paraId="7626151D" w14:textId="77777777" w:rsidR="00EA7A4E" w:rsidRDefault="00EA7A4E" w:rsidP="00EA7A4E">
      <w:pPr>
        <w:jc w:val="both"/>
        <w:rPr>
          <w:rFonts w:asciiTheme="minorHAnsi" w:hAnsiTheme="minorHAnsi" w:cstheme="minorHAnsi"/>
        </w:rPr>
      </w:pPr>
      <w:r w:rsidRPr="000E44CA">
        <w:rPr>
          <w:rFonts w:asciiTheme="minorHAnsi" w:hAnsiTheme="minorHAnsi" w:cstheme="minorHAnsi"/>
        </w:rPr>
        <w:t>The following product and service names, and the Syniverse name and logo are services, software products, service marks and/or trademarks of Syniverse Technologies, LLC.</w:t>
      </w:r>
    </w:p>
    <w:p w14:paraId="7626151E" w14:textId="77777777" w:rsidR="00EA7A4E" w:rsidRPr="000E44CA" w:rsidRDefault="00EA7A4E" w:rsidP="00EA7A4E">
      <w:pPr>
        <w:jc w:val="center"/>
        <w:rPr>
          <w:rFonts w:asciiTheme="minorHAnsi" w:hAnsiTheme="minorHAnsi" w:cstheme="minorHAnsi"/>
        </w:rPr>
      </w:pPr>
    </w:p>
    <w:tbl>
      <w:tblPr>
        <w:tblW w:w="7440" w:type="dxa"/>
        <w:jc w:val="center"/>
        <w:tblInd w:w="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20"/>
        <w:gridCol w:w="3720"/>
      </w:tblGrid>
      <w:tr w:rsidR="00EA7A4E" w:rsidRPr="000E44CA" w14:paraId="76261521" w14:textId="77777777" w:rsidTr="002F71A5">
        <w:trPr>
          <w:jc w:val="center"/>
        </w:trPr>
        <w:tc>
          <w:tcPr>
            <w:tcW w:w="3720" w:type="dxa"/>
          </w:tcPr>
          <w:p w14:paraId="7626151F" w14:textId="77777777" w:rsidR="00EA7A4E" w:rsidRPr="000E44CA" w:rsidRDefault="00EA7A4E" w:rsidP="002F71A5">
            <w:pPr>
              <w:rPr>
                <w:rFonts w:asciiTheme="minorHAnsi" w:hAnsiTheme="minorHAnsi" w:cstheme="minorHAnsi"/>
              </w:rPr>
            </w:pPr>
            <w:r w:rsidRPr="000E44CA">
              <w:rPr>
                <w:rFonts w:asciiTheme="minorHAnsi" w:hAnsiTheme="minorHAnsi" w:cstheme="minorHAnsi"/>
              </w:rPr>
              <w:t>ACCESS</w:t>
            </w:r>
            <w:r w:rsidRPr="000E44CA">
              <w:rPr>
                <w:rFonts w:asciiTheme="minorHAnsi" w:hAnsiTheme="minorHAnsi" w:cstheme="minorHAnsi"/>
                <w:vertAlign w:val="superscript"/>
              </w:rPr>
              <w:t>®</w:t>
            </w:r>
          </w:p>
        </w:tc>
        <w:tc>
          <w:tcPr>
            <w:tcW w:w="3720" w:type="dxa"/>
          </w:tcPr>
          <w:p w14:paraId="76261520" w14:textId="77777777" w:rsidR="00EA7A4E" w:rsidRPr="000E44CA" w:rsidRDefault="00EA7A4E" w:rsidP="002F71A5">
            <w:pPr>
              <w:rPr>
                <w:rFonts w:asciiTheme="minorHAnsi" w:hAnsiTheme="minorHAnsi" w:cstheme="minorHAnsi"/>
              </w:rPr>
            </w:pPr>
            <w:proofErr w:type="spellStart"/>
            <w:r w:rsidRPr="000E44CA">
              <w:rPr>
                <w:rFonts w:asciiTheme="minorHAnsi" w:hAnsiTheme="minorHAnsi" w:cstheme="minorHAnsi"/>
              </w:rPr>
              <w:t>IVDRS</w:t>
            </w:r>
            <w:proofErr w:type="spellEnd"/>
            <w:r w:rsidRPr="000E44CA">
              <w:rPr>
                <w:rFonts w:asciiTheme="minorHAnsi" w:hAnsiTheme="minorHAnsi" w:cstheme="minorHAnsi"/>
                <w:vertAlign w:val="superscript"/>
              </w:rPr>
              <w:t>®</w:t>
            </w:r>
          </w:p>
        </w:tc>
      </w:tr>
      <w:tr w:rsidR="00EA7A4E" w:rsidRPr="000E44CA" w14:paraId="76261524" w14:textId="77777777" w:rsidTr="002F71A5">
        <w:trPr>
          <w:jc w:val="center"/>
        </w:trPr>
        <w:tc>
          <w:tcPr>
            <w:tcW w:w="3720" w:type="dxa"/>
          </w:tcPr>
          <w:p w14:paraId="76261522" w14:textId="77777777" w:rsidR="00EA7A4E" w:rsidRPr="000E44CA" w:rsidRDefault="00EA7A4E" w:rsidP="002F71A5">
            <w:pPr>
              <w:rPr>
                <w:rFonts w:asciiTheme="minorHAnsi" w:hAnsiTheme="minorHAnsi" w:cstheme="minorHAnsi"/>
              </w:rPr>
            </w:pPr>
            <w:r w:rsidRPr="000E44CA">
              <w:rPr>
                <w:rFonts w:asciiTheme="minorHAnsi" w:hAnsiTheme="minorHAnsi" w:cstheme="minorHAnsi"/>
              </w:rPr>
              <w:t xml:space="preserve">ACCESS </w:t>
            </w:r>
            <w:proofErr w:type="spellStart"/>
            <w:r w:rsidRPr="000E44CA">
              <w:rPr>
                <w:rFonts w:asciiTheme="minorHAnsi" w:hAnsiTheme="minorHAnsi" w:cstheme="minorHAnsi"/>
              </w:rPr>
              <w:t>S&amp;E</w:t>
            </w:r>
            <w:proofErr w:type="spellEnd"/>
            <w:r w:rsidRPr="000E44CA">
              <w:rPr>
                <w:rFonts w:asciiTheme="minorHAnsi" w:hAnsiTheme="minorHAnsi" w:cstheme="minorHAnsi"/>
                <w:vertAlign w:val="superscript"/>
              </w:rPr>
              <w:t>®</w:t>
            </w:r>
          </w:p>
        </w:tc>
        <w:tc>
          <w:tcPr>
            <w:tcW w:w="3720" w:type="dxa"/>
          </w:tcPr>
          <w:p w14:paraId="76261523" w14:textId="77777777" w:rsidR="00EA7A4E" w:rsidRPr="000E44CA" w:rsidRDefault="00EA7A4E" w:rsidP="002F71A5">
            <w:pPr>
              <w:rPr>
                <w:rFonts w:asciiTheme="minorHAnsi" w:hAnsiTheme="minorHAnsi" w:cstheme="minorHAnsi"/>
              </w:rPr>
            </w:pPr>
            <w:proofErr w:type="spellStart"/>
            <w:r w:rsidRPr="000E44CA">
              <w:rPr>
                <w:rFonts w:asciiTheme="minorHAnsi" w:hAnsiTheme="minorHAnsi" w:cstheme="minorHAnsi"/>
              </w:rPr>
              <w:t>LATALink</w:t>
            </w:r>
            <w:proofErr w:type="spellEnd"/>
            <w:r w:rsidRPr="000E44CA">
              <w:rPr>
                <w:rFonts w:asciiTheme="minorHAnsi" w:hAnsiTheme="minorHAnsi" w:cstheme="minorHAnsi"/>
                <w:vertAlign w:val="superscript"/>
              </w:rPr>
              <w:t>®</w:t>
            </w:r>
          </w:p>
        </w:tc>
      </w:tr>
      <w:tr w:rsidR="00EA7A4E" w:rsidRPr="000E44CA" w14:paraId="76261527" w14:textId="77777777" w:rsidTr="002F71A5">
        <w:trPr>
          <w:jc w:val="center"/>
        </w:trPr>
        <w:tc>
          <w:tcPr>
            <w:tcW w:w="3720" w:type="dxa"/>
          </w:tcPr>
          <w:p w14:paraId="76261525" w14:textId="77777777" w:rsidR="00EA7A4E" w:rsidRPr="000E44CA" w:rsidRDefault="00EA7A4E" w:rsidP="002F71A5">
            <w:pPr>
              <w:rPr>
                <w:rFonts w:asciiTheme="minorHAnsi" w:hAnsiTheme="minorHAnsi" w:cstheme="minorHAnsi"/>
              </w:rPr>
            </w:pPr>
            <w:r w:rsidRPr="000E44CA">
              <w:rPr>
                <w:rFonts w:asciiTheme="minorHAnsi" w:hAnsiTheme="minorHAnsi" w:cstheme="minorHAnsi"/>
              </w:rPr>
              <w:t>ACCESSibility</w:t>
            </w:r>
            <w:r w:rsidRPr="000E44CA">
              <w:rPr>
                <w:rFonts w:asciiTheme="minorHAnsi" w:hAnsiTheme="minorHAnsi" w:cstheme="minorHAnsi"/>
                <w:vertAlign w:val="superscript"/>
              </w:rPr>
              <w:t>®</w:t>
            </w:r>
          </w:p>
        </w:tc>
        <w:tc>
          <w:tcPr>
            <w:tcW w:w="3720" w:type="dxa"/>
          </w:tcPr>
          <w:p w14:paraId="76261526" w14:textId="77777777" w:rsidR="00EA7A4E" w:rsidRPr="000E44CA" w:rsidRDefault="00EA7A4E" w:rsidP="002F71A5">
            <w:pPr>
              <w:rPr>
                <w:rFonts w:asciiTheme="minorHAnsi" w:hAnsiTheme="minorHAnsi" w:cstheme="minorHAnsi"/>
              </w:rPr>
            </w:pPr>
            <w:r w:rsidRPr="000E44CA">
              <w:rPr>
                <w:rFonts w:asciiTheme="minorHAnsi" w:hAnsiTheme="minorHAnsi" w:cstheme="minorHAnsi"/>
              </w:rPr>
              <w:t>Syniverse</w:t>
            </w:r>
            <w:r w:rsidRPr="000E44CA">
              <w:rPr>
                <w:rFonts w:asciiTheme="minorHAnsi" w:hAnsiTheme="minorHAnsi" w:cstheme="minorHAnsi"/>
                <w:vertAlign w:val="superscript"/>
              </w:rPr>
              <w:t>®</w:t>
            </w:r>
          </w:p>
        </w:tc>
      </w:tr>
      <w:tr w:rsidR="00EA7A4E" w:rsidRPr="000E44CA" w14:paraId="7626152A" w14:textId="77777777" w:rsidTr="002F71A5">
        <w:trPr>
          <w:jc w:val="center"/>
        </w:trPr>
        <w:tc>
          <w:tcPr>
            <w:tcW w:w="3720" w:type="dxa"/>
          </w:tcPr>
          <w:p w14:paraId="76261528" w14:textId="77777777" w:rsidR="00EA7A4E" w:rsidRPr="000E44CA" w:rsidRDefault="00EA7A4E" w:rsidP="002F71A5">
            <w:pPr>
              <w:rPr>
                <w:rFonts w:asciiTheme="minorHAnsi" w:hAnsiTheme="minorHAnsi" w:cstheme="minorHAnsi"/>
              </w:rPr>
            </w:pPr>
            <w:r w:rsidRPr="000E44CA">
              <w:rPr>
                <w:rFonts w:asciiTheme="minorHAnsi" w:hAnsiTheme="minorHAnsi" w:cstheme="minorHAnsi"/>
              </w:rPr>
              <w:t>Crossroads</w:t>
            </w:r>
            <w:r w:rsidRPr="000E44CA">
              <w:rPr>
                <w:rFonts w:asciiTheme="minorHAnsi" w:hAnsiTheme="minorHAnsi" w:cstheme="minorHAnsi"/>
                <w:vertAlign w:val="superscript"/>
              </w:rPr>
              <w:t>SM</w:t>
            </w:r>
          </w:p>
        </w:tc>
        <w:tc>
          <w:tcPr>
            <w:tcW w:w="3720" w:type="dxa"/>
          </w:tcPr>
          <w:p w14:paraId="76261529" w14:textId="77777777" w:rsidR="00EA7A4E" w:rsidRPr="000E44CA" w:rsidRDefault="00EA7A4E" w:rsidP="002F71A5">
            <w:pPr>
              <w:rPr>
                <w:rFonts w:asciiTheme="minorHAnsi" w:hAnsiTheme="minorHAnsi" w:cstheme="minorHAnsi"/>
              </w:rPr>
            </w:pPr>
            <w:r w:rsidRPr="000E44CA">
              <w:rPr>
                <w:rFonts w:asciiTheme="minorHAnsi" w:hAnsiTheme="minorHAnsi" w:cstheme="minorHAnsi"/>
              </w:rPr>
              <w:t>Syniverse MORE</w:t>
            </w:r>
            <w:r w:rsidRPr="000E44CA">
              <w:rPr>
                <w:rFonts w:asciiTheme="minorHAnsi" w:hAnsiTheme="minorHAnsi" w:cstheme="minorHAnsi"/>
                <w:vertAlign w:val="superscript"/>
              </w:rPr>
              <w:t>®</w:t>
            </w:r>
          </w:p>
        </w:tc>
      </w:tr>
      <w:tr w:rsidR="00EA7A4E" w:rsidRPr="000E44CA" w14:paraId="7626152D" w14:textId="77777777" w:rsidTr="002F71A5">
        <w:trPr>
          <w:jc w:val="center"/>
        </w:trPr>
        <w:tc>
          <w:tcPr>
            <w:tcW w:w="3720" w:type="dxa"/>
          </w:tcPr>
          <w:p w14:paraId="7626152B" w14:textId="77777777" w:rsidR="00EA7A4E" w:rsidRPr="000E44CA" w:rsidRDefault="00EA7A4E" w:rsidP="002F71A5">
            <w:pPr>
              <w:rPr>
                <w:rFonts w:asciiTheme="minorHAnsi" w:hAnsiTheme="minorHAnsi" w:cstheme="minorHAnsi"/>
              </w:rPr>
            </w:pPr>
            <w:proofErr w:type="spellStart"/>
            <w:r w:rsidRPr="000E44CA">
              <w:rPr>
                <w:rFonts w:asciiTheme="minorHAnsi" w:hAnsiTheme="minorHAnsi" w:cstheme="minorHAnsi"/>
              </w:rPr>
              <w:t>FMR</w:t>
            </w:r>
            <w:proofErr w:type="spellEnd"/>
            <w:r w:rsidRPr="000E44CA">
              <w:rPr>
                <w:rFonts w:asciiTheme="minorHAnsi" w:hAnsiTheme="minorHAnsi" w:cstheme="minorHAnsi"/>
              </w:rPr>
              <w:t xml:space="preserve"> Plus</w:t>
            </w:r>
            <w:r w:rsidRPr="000E44CA">
              <w:rPr>
                <w:rFonts w:asciiTheme="minorHAnsi" w:hAnsiTheme="minorHAnsi" w:cstheme="minorHAnsi"/>
                <w:vertAlign w:val="superscript"/>
              </w:rPr>
              <w:t xml:space="preserve">® </w:t>
            </w:r>
            <w:r w:rsidRPr="000E44CA">
              <w:rPr>
                <w:rFonts w:asciiTheme="minorHAnsi" w:hAnsiTheme="minorHAnsi" w:cstheme="minorHAnsi"/>
              </w:rPr>
              <w:t xml:space="preserve"> </w:t>
            </w:r>
          </w:p>
        </w:tc>
        <w:tc>
          <w:tcPr>
            <w:tcW w:w="3720" w:type="dxa"/>
          </w:tcPr>
          <w:p w14:paraId="7626152C" w14:textId="77777777" w:rsidR="00EA7A4E" w:rsidRPr="000E44CA" w:rsidRDefault="00EA7A4E" w:rsidP="002F71A5">
            <w:pPr>
              <w:rPr>
                <w:rFonts w:asciiTheme="minorHAnsi" w:hAnsiTheme="minorHAnsi" w:cstheme="minorHAnsi"/>
              </w:rPr>
            </w:pPr>
            <w:r w:rsidRPr="000E44CA">
              <w:rPr>
                <w:rFonts w:asciiTheme="minorHAnsi" w:hAnsiTheme="minorHAnsi" w:cstheme="minorHAnsi"/>
              </w:rPr>
              <w:t>Syniverse</w:t>
            </w:r>
            <w:r w:rsidRPr="000E44CA">
              <w:rPr>
                <w:rFonts w:asciiTheme="minorHAnsi" w:hAnsiTheme="minorHAnsi" w:cstheme="minorHAnsi"/>
                <w:vertAlign w:val="superscript"/>
              </w:rPr>
              <w:t xml:space="preserve"> </w:t>
            </w:r>
            <w:r w:rsidRPr="000E44CA">
              <w:rPr>
                <w:rFonts w:asciiTheme="minorHAnsi" w:hAnsiTheme="minorHAnsi" w:cstheme="minorHAnsi"/>
              </w:rPr>
              <w:t>NEXT</w:t>
            </w:r>
            <w:r w:rsidRPr="000E44CA">
              <w:rPr>
                <w:rFonts w:asciiTheme="minorHAnsi" w:hAnsiTheme="minorHAnsi" w:cstheme="minorHAnsi"/>
                <w:vertAlign w:val="superscript"/>
              </w:rPr>
              <w:t>®</w:t>
            </w:r>
          </w:p>
        </w:tc>
      </w:tr>
      <w:tr w:rsidR="00EA7A4E" w:rsidRPr="000E44CA" w14:paraId="76261530" w14:textId="77777777" w:rsidTr="002F71A5">
        <w:trPr>
          <w:jc w:val="center"/>
        </w:trPr>
        <w:tc>
          <w:tcPr>
            <w:tcW w:w="3720" w:type="dxa"/>
          </w:tcPr>
          <w:p w14:paraId="7626152E" w14:textId="77777777" w:rsidR="00EA7A4E" w:rsidRPr="000E44CA" w:rsidRDefault="00EA7A4E" w:rsidP="002F71A5">
            <w:pPr>
              <w:rPr>
                <w:rFonts w:asciiTheme="minorHAnsi" w:hAnsiTheme="minorHAnsi" w:cstheme="minorHAnsi"/>
              </w:rPr>
            </w:pPr>
            <w:r w:rsidRPr="000E44CA">
              <w:rPr>
                <w:rFonts w:asciiTheme="minorHAnsi" w:hAnsiTheme="minorHAnsi" w:cstheme="minorHAnsi"/>
              </w:rPr>
              <w:t>Follow Me Roaming Plus</w:t>
            </w:r>
            <w:r w:rsidRPr="000E44CA">
              <w:rPr>
                <w:rFonts w:asciiTheme="minorHAnsi" w:hAnsiTheme="minorHAnsi" w:cstheme="minorHAnsi"/>
                <w:vertAlign w:val="superscript"/>
              </w:rPr>
              <w:t>®</w:t>
            </w:r>
          </w:p>
        </w:tc>
        <w:tc>
          <w:tcPr>
            <w:tcW w:w="3720" w:type="dxa"/>
          </w:tcPr>
          <w:p w14:paraId="7626152F" w14:textId="77777777" w:rsidR="00EA7A4E" w:rsidRPr="000E44CA" w:rsidRDefault="00EA7A4E" w:rsidP="002F71A5">
            <w:pPr>
              <w:rPr>
                <w:rFonts w:asciiTheme="minorHAnsi" w:hAnsiTheme="minorHAnsi" w:cstheme="minorHAnsi"/>
              </w:rPr>
            </w:pPr>
            <w:r w:rsidRPr="000E44CA">
              <w:rPr>
                <w:rFonts w:asciiTheme="minorHAnsi" w:hAnsiTheme="minorHAnsi" w:cstheme="minorHAnsi"/>
              </w:rPr>
              <w:t>Syniverse PRIME</w:t>
            </w:r>
            <w:r w:rsidRPr="000E44CA">
              <w:rPr>
                <w:rFonts w:asciiTheme="minorHAnsi" w:hAnsiTheme="minorHAnsi" w:cstheme="minorHAnsi"/>
                <w:vertAlign w:val="superscript"/>
              </w:rPr>
              <w:t>®</w:t>
            </w:r>
          </w:p>
        </w:tc>
      </w:tr>
      <w:tr w:rsidR="00EA7A4E" w:rsidRPr="000E44CA" w14:paraId="76261533" w14:textId="77777777" w:rsidTr="002F71A5">
        <w:trPr>
          <w:jc w:val="center"/>
        </w:trPr>
        <w:tc>
          <w:tcPr>
            <w:tcW w:w="3720" w:type="dxa"/>
          </w:tcPr>
          <w:p w14:paraId="76261531" w14:textId="77777777" w:rsidR="00EA7A4E" w:rsidRPr="000E44CA" w:rsidRDefault="00EA7A4E" w:rsidP="002F71A5">
            <w:pPr>
              <w:rPr>
                <w:rFonts w:asciiTheme="minorHAnsi" w:hAnsiTheme="minorHAnsi" w:cstheme="minorHAnsi"/>
              </w:rPr>
            </w:pPr>
            <w:proofErr w:type="spellStart"/>
            <w:r w:rsidRPr="000E44CA">
              <w:rPr>
                <w:rFonts w:asciiTheme="minorHAnsi" w:hAnsiTheme="minorHAnsi" w:cstheme="minorHAnsi"/>
              </w:rPr>
              <w:t>FraudInterceptor</w:t>
            </w:r>
            <w:proofErr w:type="spellEnd"/>
            <w:r w:rsidRPr="000E44CA">
              <w:rPr>
                <w:rFonts w:asciiTheme="minorHAnsi" w:hAnsiTheme="minorHAnsi" w:cstheme="minorHAnsi"/>
                <w:vertAlign w:val="superscript"/>
              </w:rPr>
              <w:t>®</w:t>
            </w:r>
          </w:p>
        </w:tc>
        <w:tc>
          <w:tcPr>
            <w:tcW w:w="3720" w:type="dxa"/>
          </w:tcPr>
          <w:p w14:paraId="76261532" w14:textId="77777777" w:rsidR="00EA7A4E" w:rsidRPr="000E44CA" w:rsidRDefault="00EA7A4E" w:rsidP="002F71A5">
            <w:pPr>
              <w:rPr>
                <w:rFonts w:asciiTheme="minorHAnsi" w:hAnsiTheme="minorHAnsi" w:cstheme="minorHAnsi"/>
              </w:rPr>
            </w:pPr>
            <w:r w:rsidRPr="000E44CA">
              <w:rPr>
                <w:rFonts w:asciiTheme="minorHAnsi" w:hAnsiTheme="minorHAnsi" w:cstheme="minorHAnsi"/>
              </w:rPr>
              <w:t>Syniverse Technologies</w:t>
            </w:r>
            <w:r w:rsidRPr="000E44CA">
              <w:rPr>
                <w:rFonts w:asciiTheme="minorHAnsi" w:hAnsiTheme="minorHAnsi" w:cstheme="minorHAnsi"/>
                <w:vertAlign w:val="superscript"/>
              </w:rPr>
              <w:t>®</w:t>
            </w:r>
            <w:r w:rsidRPr="000E44CA">
              <w:rPr>
                <w:rFonts w:asciiTheme="minorHAnsi" w:hAnsiTheme="minorHAnsi" w:cstheme="minorHAnsi"/>
              </w:rPr>
              <w:t xml:space="preserve"> &amp; spark design</w:t>
            </w:r>
          </w:p>
        </w:tc>
      </w:tr>
      <w:tr w:rsidR="00EA7A4E" w:rsidRPr="000E44CA" w14:paraId="76261536" w14:textId="77777777" w:rsidTr="002F71A5">
        <w:trPr>
          <w:jc w:val="center"/>
        </w:trPr>
        <w:tc>
          <w:tcPr>
            <w:tcW w:w="3720" w:type="dxa"/>
          </w:tcPr>
          <w:p w14:paraId="76261534" w14:textId="77777777" w:rsidR="00EA7A4E" w:rsidRPr="000E44CA" w:rsidRDefault="00EA7A4E" w:rsidP="002F71A5">
            <w:pPr>
              <w:rPr>
                <w:rFonts w:asciiTheme="minorHAnsi" w:hAnsiTheme="minorHAnsi" w:cstheme="minorHAnsi"/>
              </w:rPr>
            </w:pPr>
            <w:proofErr w:type="spellStart"/>
            <w:r w:rsidRPr="000E44CA">
              <w:rPr>
                <w:rFonts w:asciiTheme="minorHAnsi" w:hAnsiTheme="minorHAnsi" w:cstheme="minorHAnsi"/>
              </w:rPr>
              <w:t>FraudManager</w:t>
            </w:r>
            <w:proofErr w:type="spellEnd"/>
            <w:r w:rsidRPr="000E44CA">
              <w:rPr>
                <w:rFonts w:asciiTheme="minorHAnsi" w:hAnsiTheme="minorHAnsi" w:cstheme="minorHAnsi"/>
                <w:vertAlign w:val="superscript"/>
              </w:rPr>
              <w:t>®</w:t>
            </w:r>
          </w:p>
        </w:tc>
        <w:tc>
          <w:tcPr>
            <w:tcW w:w="3720" w:type="dxa"/>
          </w:tcPr>
          <w:p w14:paraId="76261535" w14:textId="77777777" w:rsidR="00EA7A4E" w:rsidRPr="000E44CA" w:rsidRDefault="00EA7A4E" w:rsidP="002F71A5">
            <w:pPr>
              <w:rPr>
                <w:rFonts w:asciiTheme="minorHAnsi" w:hAnsiTheme="minorHAnsi" w:cstheme="minorHAnsi"/>
              </w:rPr>
            </w:pPr>
            <w:r w:rsidRPr="000E44CA">
              <w:rPr>
                <w:rFonts w:asciiTheme="minorHAnsi" w:hAnsiTheme="minorHAnsi" w:cstheme="minorHAnsi"/>
              </w:rPr>
              <w:t>UniRoam</w:t>
            </w:r>
            <w:r w:rsidRPr="000E44CA">
              <w:rPr>
                <w:rFonts w:asciiTheme="minorHAnsi" w:hAnsiTheme="minorHAnsi" w:cstheme="minorHAnsi"/>
                <w:vertAlign w:val="superscript"/>
              </w:rPr>
              <w:t>®</w:t>
            </w:r>
          </w:p>
        </w:tc>
      </w:tr>
      <w:tr w:rsidR="00EA7A4E" w:rsidRPr="000E44CA" w14:paraId="76261539" w14:textId="77777777" w:rsidTr="002F71A5">
        <w:trPr>
          <w:jc w:val="center"/>
        </w:trPr>
        <w:tc>
          <w:tcPr>
            <w:tcW w:w="3720" w:type="dxa"/>
          </w:tcPr>
          <w:p w14:paraId="76261537" w14:textId="77777777" w:rsidR="00EA7A4E" w:rsidRPr="000E44CA" w:rsidRDefault="00EA7A4E" w:rsidP="002F71A5">
            <w:pPr>
              <w:rPr>
                <w:rFonts w:asciiTheme="minorHAnsi" w:hAnsiTheme="minorHAnsi" w:cstheme="minorHAnsi"/>
              </w:rPr>
            </w:pPr>
            <w:proofErr w:type="spellStart"/>
            <w:r w:rsidRPr="000E44CA">
              <w:rPr>
                <w:rFonts w:asciiTheme="minorHAnsi" w:hAnsiTheme="minorHAnsi" w:cstheme="minorHAnsi"/>
              </w:rPr>
              <w:t>FraudX</w:t>
            </w:r>
            <w:proofErr w:type="spellEnd"/>
            <w:r w:rsidRPr="000E44CA">
              <w:rPr>
                <w:rFonts w:asciiTheme="minorHAnsi" w:hAnsiTheme="minorHAnsi" w:cstheme="minorHAnsi"/>
                <w:vertAlign w:val="superscript"/>
              </w:rPr>
              <w:t>®</w:t>
            </w:r>
          </w:p>
        </w:tc>
        <w:tc>
          <w:tcPr>
            <w:tcW w:w="3720" w:type="dxa"/>
          </w:tcPr>
          <w:p w14:paraId="76261538" w14:textId="77777777" w:rsidR="00EA7A4E" w:rsidRPr="000E44CA" w:rsidRDefault="00EA7A4E" w:rsidP="002F71A5">
            <w:pPr>
              <w:rPr>
                <w:rFonts w:asciiTheme="minorHAnsi" w:hAnsiTheme="minorHAnsi" w:cstheme="minorHAnsi"/>
              </w:rPr>
            </w:pPr>
            <w:r w:rsidRPr="000E44CA">
              <w:rPr>
                <w:rFonts w:asciiTheme="minorHAnsi" w:hAnsiTheme="minorHAnsi" w:cstheme="minorHAnsi"/>
              </w:rPr>
              <w:t>Visibility</w:t>
            </w:r>
            <w:r w:rsidRPr="000E44CA">
              <w:rPr>
                <w:rFonts w:asciiTheme="minorHAnsi" w:hAnsiTheme="minorHAnsi" w:cstheme="minorHAnsi"/>
                <w:vertAlign w:val="superscript"/>
              </w:rPr>
              <w:t xml:space="preserve">®  </w:t>
            </w:r>
          </w:p>
        </w:tc>
      </w:tr>
      <w:tr w:rsidR="00EA7A4E" w:rsidRPr="000E44CA" w14:paraId="7626153C" w14:textId="77777777" w:rsidTr="002F71A5">
        <w:trPr>
          <w:jc w:val="center"/>
        </w:trPr>
        <w:tc>
          <w:tcPr>
            <w:tcW w:w="3720" w:type="dxa"/>
          </w:tcPr>
          <w:p w14:paraId="7626153A" w14:textId="77777777" w:rsidR="00EA7A4E" w:rsidRPr="000E44CA" w:rsidRDefault="00EA7A4E" w:rsidP="002F71A5">
            <w:pPr>
              <w:rPr>
                <w:rFonts w:asciiTheme="minorHAnsi" w:hAnsiTheme="minorHAnsi" w:cstheme="minorHAnsi"/>
              </w:rPr>
            </w:pPr>
            <w:proofErr w:type="spellStart"/>
            <w:r w:rsidRPr="000E44CA">
              <w:rPr>
                <w:rFonts w:asciiTheme="minorHAnsi" w:hAnsiTheme="minorHAnsi" w:cstheme="minorHAnsi"/>
              </w:rPr>
              <w:t>INLink</w:t>
            </w:r>
            <w:proofErr w:type="spellEnd"/>
            <w:r w:rsidRPr="000E44CA">
              <w:rPr>
                <w:rFonts w:asciiTheme="minorHAnsi" w:hAnsiTheme="minorHAnsi" w:cstheme="minorHAnsi"/>
                <w:vertAlign w:val="superscript"/>
              </w:rPr>
              <w:t>®</w:t>
            </w:r>
          </w:p>
        </w:tc>
        <w:tc>
          <w:tcPr>
            <w:tcW w:w="3720" w:type="dxa"/>
          </w:tcPr>
          <w:p w14:paraId="7626153B" w14:textId="77777777" w:rsidR="00EA7A4E" w:rsidRPr="000E44CA" w:rsidRDefault="00EA7A4E" w:rsidP="002F71A5">
            <w:pPr>
              <w:rPr>
                <w:rFonts w:asciiTheme="minorHAnsi" w:hAnsiTheme="minorHAnsi" w:cstheme="minorHAnsi"/>
                <w:vertAlign w:val="superscript"/>
              </w:rPr>
            </w:pPr>
            <w:r w:rsidRPr="000E44CA">
              <w:rPr>
                <w:rFonts w:asciiTheme="minorHAnsi" w:hAnsiTheme="minorHAnsi" w:cstheme="minorHAnsi"/>
              </w:rPr>
              <w:t>VisWise</w:t>
            </w:r>
            <w:r w:rsidRPr="000E44CA">
              <w:rPr>
                <w:rFonts w:asciiTheme="minorHAnsi" w:hAnsiTheme="minorHAnsi" w:cstheme="minorHAnsi"/>
                <w:vertAlign w:val="superscript"/>
              </w:rPr>
              <w:t xml:space="preserve">®   </w:t>
            </w:r>
          </w:p>
        </w:tc>
      </w:tr>
      <w:tr w:rsidR="00EA7A4E" w:rsidRPr="000E44CA" w14:paraId="7626153F" w14:textId="77777777" w:rsidTr="002F71A5">
        <w:trPr>
          <w:jc w:val="center"/>
        </w:trPr>
        <w:tc>
          <w:tcPr>
            <w:tcW w:w="3720" w:type="dxa"/>
          </w:tcPr>
          <w:p w14:paraId="7626153D" w14:textId="77777777" w:rsidR="00EA7A4E" w:rsidRPr="000E44CA" w:rsidRDefault="00EA7A4E" w:rsidP="002F71A5">
            <w:pPr>
              <w:rPr>
                <w:rFonts w:asciiTheme="minorHAnsi" w:hAnsiTheme="minorHAnsi" w:cstheme="minorHAnsi"/>
              </w:rPr>
            </w:pPr>
            <w:proofErr w:type="spellStart"/>
            <w:r w:rsidRPr="000E44CA">
              <w:rPr>
                <w:rFonts w:asciiTheme="minorHAnsi" w:hAnsiTheme="minorHAnsi" w:cstheme="minorHAnsi"/>
              </w:rPr>
              <w:t>INPort</w:t>
            </w:r>
            <w:proofErr w:type="spellEnd"/>
            <w:r w:rsidRPr="000E44CA">
              <w:rPr>
                <w:rFonts w:asciiTheme="minorHAnsi" w:hAnsiTheme="minorHAnsi" w:cstheme="minorHAnsi"/>
                <w:vertAlign w:val="superscript"/>
              </w:rPr>
              <w:t>®</w:t>
            </w:r>
          </w:p>
        </w:tc>
        <w:tc>
          <w:tcPr>
            <w:tcW w:w="3720" w:type="dxa"/>
          </w:tcPr>
          <w:p w14:paraId="7626153E" w14:textId="77777777" w:rsidR="00EA7A4E" w:rsidRPr="000E44CA" w:rsidRDefault="00EA7A4E" w:rsidP="002F71A5">
            <w:pPr>
              <w:rPr>
                <w:rFonts w:asciiTheme="minorHAnsi" w:hAnsiTheme="minorHAnsi" w:cstheme="minorHAnsi"/>
                <w:vertAlign w:val="superscript"/>
              </w:rPr>
            </w:pPr>
            <w:r w:rsidRPr="000E44CA">
              <w:rPr>
                <w:rFonts w:asciiTheme="minorHAnsi" w:hAnsiTheme="minorHAnsi" w:cstheme="minorHAnsi"/>
              </w:rPr>
              <w:t>We Make Mobile Work</w:t>
            </w:r>
            <w:r w:rsidRPr="000E44CA">
              <w:rPr>
                <w:rFonts w:asciiTheme="minorHAnsi" w:hAnsiTheme="minorHAnsi" w:cstheme="minorHAnsi"/>
                <w:vertAlign w:val="superscript"/>
              </w:rPr>
              <w:t>®</w:t>
            </w:r>
          </w:p>
        </w:tc>
      </w:tr>
    </w:tbl>
    <w:p w14:paraId="76261540" w14:textId="77777777" w:rsidR="00EA7A4E" w:rsidRPr="000E44CA" w:rsidRDefault="00EA7A4E" w:rsidP="00EA7A4E">
      <w:pPr>
        <w:autoSpaceDE w:val="0"/>
        <w:autoSpaceDN w:val="0"/>
        <w:adjustRightInd w:val="0"/>
        <w:rPr>
          <w:rFonts w:asciiTheme="minorHAnsi" w:hAnsiTheme="minorHAnsi" w:cstheme="minorHAnsi"/>
          <w:sz w:val="18"/>
        </w:rPr>
      </w:pPr>
    </w:p>
    <w:p w14:paraId="76261541" w14:textId="77777777" w:rsidR="00EA7A4E" w:rsidRDefault="00EA7A4E" w:rsidP="00EA7A4E">
      <w:pPr>
        <w:spacing w:before="120"/>
        <w:jc w:val="center"/>
        <w:rPr>
          <w:rFonts w:asciiTheme="minorHAnsi" w:hAnsiTheme="minorHAnsi" w:cstheme="minorHAnsi"/>
          <w:sz w:val="18"/>
        </w:rPr>
      </w:pPr>
    </w:p>
    <w:p w14:paraId="76261542" w14:textId="77777777" w:rsidR="00EA7A4E" w:rsidRPr="000E44CA" w:rsidRDefault="00EA7A4E" w:rsidP="00EA7A4E">
      <w:pPr>
        <w:spacing w:before="120"/>
        <w:jc w:val="center"/>
        <w:rPr>
          <w:rFonts w:asciiTheme="minorHAnsi" w:hAnsiTheme="minorHAnsi" w:cstheme="minorHAnsi"/>
        </w:rPr>
      </w:pPr>
      <w:r w:rsidRPr="000E44CA">
        <w:rPr>
          <w:rFonts w:asciiTheme="minorHAnsi" w:hAnsiTheme="minorHAnsi" w:cstheme="minorHAnsi"/>
        </w:rPr>
        <w:t>Netscape and Netscape Communicator are registered trademarks of Netscape Communications Corporation.</w:t>
      </w:r>
      <w:r w:rsidRPr="000E44CA">
        <w:rPr>
          <w:rFonts w:asciiTheme="minorHAnsi" w:hAnsiTheme="minorHAnsi" w:cstheme="minorHAnsi"/>
        </w:rPr>
        <w:br/>
        <w:t>Microsoft and Windows are registered trademarks of Microsoft Corporation.</w:t>
      </w:r>
      <w:r w:rsidRPr="000E44CA">
        <w:rPr>
          <w:rFonts w:asciiTheme="minorHAnsi" w:hAnsiTheme="minorHAnsi" w:cstheme="minorHAnsi"/>
        </w:rPr>
        <w:br/>
        <w:t>Office and BackOffice are trademarks of Microsoft Corporation.</w:t>
      </w:r>
    </w:p>
    <w:p w14:paraId="76261543" w14:textId="77777777" w:rsidR="00EA7A4E" w:rsidRPr="000E44CA" w:rsidRDefault="00EA7A4E" w:rsidP="00EA7A4E">
      <w:pPr>
        <w:spacing w:before="120"/>
        <w:jc w:val="center"/>
        <w:rPr>
          <w:rFonts w:asciiTheme="minorHAnsi" w:hAnsiTheme="minorHAnsi" w:cstheme="minorHAnsi"/>
        </w:rPr>
      </w:pPr>
      <w:r w:rsidRPr="000E44CA">
        <w:rPr>
          <w:rFonts w:asciiTheme="minorHAnsi" w:hAnsiTheme="minorHAnsi" w:cstheme="minorHAnsi"/>
        </w:rPr>
        <w:t>Used by Permission.</w:t>
      </w:r>
    </w:p>
    <w:p w14:paraId="76261544" w14:textId="77777777" w:rsidR="00EA7A4E" w:rsidRPr="000E44CA" w:rsidRDefault="00EA7A4E" w:rsidP="00EA7A4E">
      <w:pPr>
        <w:spacing w:before="120"/>
        <w:jc w:val="center"/>
        <w:rPr>
          <w:rFonts w:asciiTheme="minorHAnsi" w:hAnsiTheme="minorHAnsi" w:cstheme="minorHAnsi"/>
        </w:rPr>
      </w:pPr>
      <w:r w:rsidRPr="000E44CA">
        <w:rPr>
          <w:rFonts w:asciiTheme="minorHAnsi" w:hAnsiTheme="minorHAnsi" w:cstheme="minorHAnsi"/>
        </w:rPr>
        <w:t>As used herein, ® denotes registration in the United States.</w:t>
      </w:r>
    </w:p>
    <w:p w14:paraId="76261545" w14:textId="77777777" w:rsidR="00EA7A4E" w:rsidRPr="000E44CA" w:rsidRDefault="00EA7A4E" w:rsidP="00EA7A4E">
      <w:pPr>
        <w:spacing w:before="120"/>
        <w:jc w:val="center"/>
        <w:rPr>
          <w:rFonts w:asciiTheme="minorHAnsi" w:hAnsiTheme="minorHAnsi" w:cstheme="minorHAnsi"/>
        </w:rPr>
      </w:pPr>
      <w:r w:rsidRPr="000E44CA">
        <w:rPr>
          <w:rFonts w:asciiTheme="minorHAnsi" w:hAnsiTheme="minorHAnsi" w:cstheme="minorHAnsi"/>
        </w:rPr>
        <w:t xml:space="preserve">© Copyright 2001 ─ </w:t>
      </w:r>
      <w:r w:rsidRPr="000E44CA">
        <w:rPr>
          <w:rFonts w:asciiTheme="minorHAnsi" w:hAnsiTheme="minorHAnsi" w:cstheme="minorHAnsi"/>
        </w:rPr>
        <w:fldChar w:fldCharType="begin"/>
      </w:r>
      <w:r w:rsidRPr="000E44CA">
        <w:rPr>
          <w:rFonts w:asciiTheme="minorHAnsi" w:hAnsiTheme="minorHAnsi" w:cstheme="minorHAnsi"/>
        </w:rPr>
        <w:instrText xml:space="preserve"> DATE  \@ "yyyy"  \* MERGEFORMAT </w:instrText>
      </w:r>
      <w:r w:rsidRPr="000E44CA">
        <w:rPr>
          <w:rFonts w:asciiTheme="minorHAnsi" w:hAnsiTheme="minorHAnsi" w:cstheme="minorHAnsi"/>
        </w:rPr>
        <w:fldChar w:fldCharType="separate"/>
      </w:r>
      <w:r w:rsidR="00A9067C">
        <w:rPr>
          <w:rFonts w:asciiTheme="minorHAnsi" w:hAnsiTheme="minorHAnsi" w:cstheme="minorHAnsi"/>
          <w:noProof/>
        </w:rPr>
        <w:t>2014</w:t>
      </w:r>
      <w:r w:rsidRPr="000E44CA">
        <w:rPr>
          <w:rFonts w:asciiTheme="minorHAnsi" w:hAnsiTheme="minorHAnsi" w:cstheme="minorHAnsi"/>
        </w:rPr>
        <w:fldChar w:fldCharType="end"/>
      </w:r>
      <w:r w:rsidRPr="000E44CA">
        <w:rPr>
          <w:rFonts w:asciiTheme="minorHAnsi" w:hAnsiTheme="minorHAnsi" w:cstheme="minorHAnsi"/>
        </w:rPr>
        <w:t xml:space="preserve"> Syniverse Technologies, LLC</w:t>
      </w:r>
      <w:r w:rsidRPr="000E44CA">
        <w:rPr>
          <w:rFonts w:asciiTheme="minorHAnsi" w:hAnsiTheme="minorHAnsi" w:cstheme="minorHAnsi"/>
        </w:rPr>
        <w:br/>
        <w:t>All rights reserved under U.S. and International laws.</w:t>
      </w:r>
    </w:p>
    <w:p w14:paraId="76261546" w14:textId="77777777" w:rsidR="00145D95" w:rsidRPr="00B549C1" w:rsidRDefault="00145D95" w:rsidP="00145D95">
      <w:pPr>
        <w:spacing w:before="120"/>
        <w:jc w:val="center"/>
        <w:rPr>
          <w:rFonts w:asciiTheme="minorHAnsi" w:hAnsiTheme="minorHAnsi" w:cstheme="minorHAnsi"/>
          <w:sz w:val="18"/>
        </w:rPr>
      </w:pPr>
    </w:p>
    <w:p w14:paraId="76261547" w14:textId="77777777" w:rsidR="00145D95" w:rsidRPr="00B549C1" w:rsidRDefault="00145D95" w:rsidP="00145D95">
      <w:pPr>
        <w:keepNext/>
        <w:rPr>
          <w:rFonts w:asciiTheme="minorHAnsi" w:hAnsiTheme="minorHAnsi" w:cstheme="minorHAnsi"/>
          <w:i/>
          <w:iCs/>
          <w:color w:val="0000FF"/>
          <w:sz w:val="16"/>
          <w:szCs w:val="16"/>
        </w:rPr>
      </w:pPr>
    </w:p>
    <w:p w14:paraId="76261548" w14:textId="77777777" w:rsidR="00145D95" w:rsidRPr="00B549C1" w:rsidRDefault="00145D95" w:rsidP="00145D95">
      <w:pPr>
        <w:keepNext/>
        <w:tabs>
          <w:tab w:val="clear" w:pos="9360"/>
          <w:tab w:val="left" w:pos="3005"/>
        </w:tabs>
        <w:rPr>
          <w:rFonts w:asciiTheme="minorHAnsi" w:hAnsiTheme="minorHAnsi" w:cstheme="minorHAnsi"/>
          <w:i/>
          <w:iCs/>
          <w:color w:val="0000FF"/>
          <w:sz w:val="16"/>
          <w:szCs w:val="16"/>
        </w:rPr>
      </w:pPr>
      <w:r w:rsidRPr="00B549C1">
        <w:rPr>
          <w:rFonts w:asciiTheme="minorHAnsi" w:hAnsiTheme="minorHAnsi" w:cstheme="minorHAnsi"/>
          <w:i/>
          <w:iCs/>
          <w:color w:val="0000FF"/>
          <w:sz w:val="16"/>
          <w:szCs w:val="16"/>
        </w:rPr>
        <w:tab/>
      </w:r>
    </w:p>
    <w:p w14:paraId="76261549" w14:textId="77777777" w:rsidR="00145D95" w:rsidRPr="00B549C1" w:rsidRDefault="00145D95" w:rsidP="00145D95">
      <w:pPr>
        <w:keepNext/>
        <w:rPr>
          <w:rFonts w:asciiTheme="minorHAnsi" w:hAnsiTheme="minorHAnsi" w:cstheme="minorHAnsi"/>
          <w:i/>
          <w:iCs/>
          <w:color w:val="0000FF"/>
          <w:sz w:val="16"/>
          <w:szCs w:val="16"/>
        </w:rPr>
      </w:pPr>
    </w:p>
    <w:p w14:paraId="7626154A" w14:textId="77777777" w:rsidR="00145D95" w:rsidRPr="00B549C1" w:rsidRDefault="00145D95" w:rsidP="00145D95">
      <w:pPr>
        <w:keepNext/>
        <w:rPr>
          <w:rFonts w:asciiTheme="minorHAnsi" w:hAnsiTheme="minorHAnsi" w:cstheme="minorHAnsi"/>
          <w:i/>
          <w:iCs/>
          <w:color w:val="0000FF"/>
          <w:sz w:val="16"/>
          <w:szCs w:val="16"/>
        </w:rPr>
      </w:pPr>
    </w:p>
    <w:p w14:paraId="7626154B" w14:textId="77777777" w:rsidR="00145D95" w:rsidRPr="00B549C1" w:rsidRDefault="00145D95" w:rsidP="00145D95">
      <w:pPr>
        <w:keepNext/>
        <w:rPr>
          <w:rFonts w:asciiTheme="minorHAnsi" w:hAnsiTheme="minorHAnsi" w:cstheme="minorHAnsi"/>
          <w:i/>
          <w:iCs/>
          <w:color w:val="0000FF"/>
          <w:sz w:val="16"/>
          <w:szCs w:val="16"/>
        </w:rPr>
      </w:pPr>
    </w:p>
    <w:p w14:paraId="7626154C" w14:textId="77777777" w:rsidR="00145D95" w:rsidRPr="00B549C1" w:rsidRDefault="00145D95" w:rsidP="00145D95">
      <w:pPr>
        <w:keepNext/>
        <w:rPr>
          <w:rFonts w:asciiTheme="minorHAnsi" w:hAnsiTheme="minorHAnsi" w:cstheme="minorHAnsi"/>
          <w:i/>
          <w:iCs/>
          <w:color w:val="0000FF"/>
          <w:sz w:val="16"/>
          <w:szCs w:val="16"/>
        </w:rPr>
      </w:pPr>
    </w:p>
    <w:p w14:paraId="7626154D" w14:textId="77777777" w:rsidR="00145D95" w:rsidRPr="00B549C1" w:rsidRDefault="00145D95" w:rsidP="00145D95">
      <w:pPr>
        <w:pStyle w:val="FootnoteText"/>
        <w:tabs>
          <w:tab w:val="clear" w:pos="9360"/>
          <w:tab w:val="left" w:pos="4050"/>
        </w:tabs>
        <w:rPr>
          <w:rFonts w:asciiTheme="minorHAnsi" w:hAnsiTheme="minorHAnsi" w:cstheme="minorHAnsi"/>
          <w:sz w:val="16"/>
          <w:szCs w:val="16"/>
          <w:lang w:val="fr-FR"/>
        </w:rPr>
      </w:pPr>
    </w:p>
    <w:p w14:paraId="7626154E" w14:textId="77777777" w:rsidR="00145D95" w:rsidRPr="00B549C1" w:rsidRDefault="00145D95" w:rsidP="00145D95">
      <w:pPr>
        <w:pStyle w:val="FootnoteText"/>
        <w:tabs>
          <w:tab w:val="clear" w:pos="9360"/>
          <w:tab w:val="left" w:pos="4050"/>
        </w:tabs>
        <w:rPr>
          <w:rFonts w:asciiTheme="minorHAnsi" w:hAnsiTheme="minorHAnsi" w:cstheme="minorHAnsi"/>
          <w:sz w:val="16"/>
          <w:szCs w:val="16"/>
          <w:lang w:val="fr-FR"/>
        </w:rPr>
      </w:pPr>
    </w:p>
    <w:p w14:paraId="7626154F" w14:textId="77777777" w:rsidR="003A77A3" w:rsidRPr="00B549C1" w:rsidRDefault="003A77A3" w:rsidP="003A77A3">
      <w:pPr>
        <w:rPr>
          <w:rFonts w:asciiTheme="minorHAnsi" w:hAnsiTheme="minorHAnsi" w:cstheme="minorHAnsi"/>
        </w:rPr>
      </w:pPr>
      <w:r w:rsidRPr="00B549C1">
        <w:rPr>
          <w:rFonts w:asciiTheme="minorHAnsi" w:hAnsiTheme="minorHAnsi" w:cstheme="minorHAnsi"/>
        </w:rPr>
        <w:t>The document is based on SRS Template (short form) Version 4.13 (August 2013)</w:t>
      </w:r>
    </w:p>
    <w:p w14:paraId="76261550" w14:textId="77777777" w:rsidR="00145D95" w:rsidRPr="00B549C1" w:rsidRDefault="00145D95" w:rsidP="00145D95">
      <w:pPr>
        <w:pStyle w:val="FootnoteText"/>
        <w:tabs>
          <w:tab w:val="clear" w:pos="9360"/>
          <w:tab w:val="left" w:pos="4050"/>
        </w:tabs>
        <w:rPr>
          <w:rFonts w:asciiTheme="minorHAnsi" w:hAnsiTheme="minorHAnsi" w:cstheme="minorHAnsi"/>
        </w:rPr>
      </w:pPr>
    </w:p>
    <w:p w14:paraId="76261551" w14:textId="77777777" w:rsidR="003A77A3" w:rsidRPr="00B549C1" w:rsidRDefault="003A77A3">
      <w:pPr>
        <w:tabs>
          <w:tab w:val="clear" w:pos="9360"/>
        </w:tabs>
        <w:rPr>
          <w:rFonts w:asciiTheme="minorHAnsi" w:hAnsiTheme="minorHAnsi" w:cstheme="minorHAnsi"/>
          <w:i/>
          <w:iCs/>
          <w:color w:val="0000FF"/>
          <w:sz w:val="16"/>
          <w:szCs w:val="16"/>
        </w:rPr>
      </w:pPr>
      <w:r w:rsidRPr="00B549C1">
        <w:rPr>
          <w:rFonts w:asciiTheme="minorHAnsi" w:hAnsiTheme="minorHAnsi" w:cstheme="minorHAnsi"/>
          <w:i/>
          <w:iCs/>
          <w:color w:val="0000FF"/>
          <w:sz w:val="16"/>
          <w:szCs w:val="16"/>
        </w:rPr>
        <w:br w:type="page"/>
      </w:r>
    </w:p>
    <w:p w14:paraId="76261552" w14:textId="77777777" w:rsidR="00145D95" w:rsidRPr="00B549C1" w:rsidRDefault="00145D95" w:rsidP="00145D95">
      <w:pPr>
        <w:keepNext/>
        <w:rPr>
          <w:rFonts w:asciiTheme="minorHAnsi" w:hAnsiTheme="minorHAnsi" w:cstheme="minorHAnsi"/>
          <w:i/>
          <w:iCs/>
          <w:vanish/>
          <w:color w:val="0000FF"/>
          <w:sz w:val="16"/>
          <w:szCs w:val="16"/>
        </w:rPr>
      </w:pPr>
    </w:p>
    <w:p w14:paraId="76261553" w14:textId="77777777" w:rsidR="00145D95" w:rsidRPr="00B549C1" w:rsidRDefault="00145D95" w:rsidP="00145D95">
      <w:pPr>
        <w:keepNext/>
        <w:rPr>
          <w:rFonts w:asciiTheme="minorHAnsi" w:hAnsiTheme="minorHAnsi" w:cstheme="minorHAnsi"/>
          <w:i/>
          <w:iCs/>
          <w:color w:val="0000FF"/>
          <w:sz w:val="16"/>
          <w:szCs w:val="16"/>
        </w:rPr>
      </w:pPr>
      <w:r w:rsidRPr="00B549C1">
        <w:rPr>
          <w:rFonts w:asciiTheme="minorHAnsi" w:hAnsiTheme="minorHAnsi" w:cstheme="minorHAnsi"/>
          <w:i/>
          <w:iCs/>
          <w:color w:val="0000FF"/>
          <w:sz w:val="16"/>
          <w:szCs w:val="16"/>
        </w:rPr>
        <w:t>Note: Items in blue italics are included in the template to stimulate thought and discussion. After the requirem</w:t>
      </w:r>
      <w:r w:rsidR="004E477C">
        <w:rPr>
          <w:rFonts w:asciiTheme="minorHAnsi" w:hAnsiTheme="minorHAnsi" w:cstheme="minorHAnsi"/>
          <w:i/>
          <w:iCs/>
          <w:color w:val="0000FF"/>
          <w:sz w:val="16"/>
          <w:szCs w:val="16"/>
        </w:rPr>
        <w:t xml:space="preserve">ents have been reviewed, </w:t>
      </w:r>
      <w:r w:rsidRPr="00B549C1">
        <w:rPr>
          <w:rFonts w:asciiTheme="minorHAnsi" w:hAnsiTheme="minorHAnsi" w:cstheme="minorHAnsi"/>
          <w:i/>
          <w:iCs/>
          <w:color w:val="0000FF"/>
          <w:sz w:val="16"/>
          <w:szCs w:val="16"/>
        </w:rPr>
        <w:t xml:space="preserve">you may wish to hide these hints. </w:t>
      </w:r>
    </w:p>
    <w:p w14:paraId="76261554" w14:textId="77777777" w:rsidR="00B25FA9" w:rsidRPr="00B549C1" w:rsidRDefault="00B25FA9" w:rsidP="00B25FA9">
      <w:pPr>
        <w:tabs>
          <w:tab w:val="clear" w:pos="9360"/>
        </w:tabs>
        <w:rPr>
          <w:rFonts w:asciiTheme="minorHAnsi" w:hAnsiTheme="minorHAnsi" w:cstheme="minorHAnsi"/>
        </w:rPr>
      </w:pPr>
    </w:p>
    <w:p w14:paraId="76261555" w14:textId="77777777" w:rsidR="00B25FA9" w:rsidRPr="00B549C1" w:rsidRDefault="00B25FA9" w:rsidP="00B25FA9">
      <w:pPr>
        <w:tabs>
          <w:tab w:val="clear" w:pos="9360"/>
        </w:tabs>
        <w:rPr>
          <w:rFonts w:asciiTheme="minorHAnsi" w:hAnsiTheme="minorHAnsi" w:cstheme="minorHAnsi"/>
        </w:rPr>
      </w:pPr>
    </w:p>
    <w:p w14:paraId="76261556" w14:textId="77777777" w:rsidR="00B25FA9" w:rsidRPr="00B549C1" w:rsidRDefault="00B25FA9" w:rsidP="00B25FA9">
      <w:pPr>
        <w:tabs>
          <w:tab w:val="clear" w:pos="9360"/>
        </w:tabs>
        <w:rPr>
          <w:rFonts w:asciiTheme="minorHAnsi" w:hAnsiTheme="minorHAnsi" w:cstheme="minorHAnsi"/>
          <w:b/>
          <w:sz w:val="28"/>
        </w:rPr>
      </w:pPr>
      <w:r w:rsidRPr="00B549C1">
        <w:rPr>
          <w:rFonts w:asciiTheme="minorHAnsi" w:hAnsiTheme="minorHAnsi" w:cstheme="minorHAnsi"/>
          <w:b/>
          <w:sz w:val="28"/>
        </w:rPr>
        <w:t xml:space="preserve"> Revision History</w:t>
      </w:r>
    </w:p>
    <w:p w14:paraId="76261557" w14:textId="77777777" w:rsidR="00B25FA9" w:rsidRPr="00B549C1" w:rsidRDefault="00B25FA9" w:rsidP="00B25FA9">
      <w:pPr>
        <w:tabs>
          <w:tab w:val="clear" w:pos="9360"/>
        </w:tabs>
        <w:rPr>
          <w:rFonts w:asciiTheme="minorHAnsi" w:hAnsiTheme="minorHAnsi" w:cstheme="minorHAnsi"/>
        </w:rPr>
      </w:pPr>
    </w:p>
    <w:tbl>
      <w:tblPr>
        <w:tblW w:w="955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008"/>
        <w:gridCol w:w="1980"/>
        <w:gridCol w:w="6570"/>
      </w:tblGrid>
      <w:tr w:rsidR="00B25FA9" w:rsidRPr="00B549C1" w14:paraId="7626155C" w14:textId="77777777" w:rsidTr="00C13218">
        <w:tc>
          <w:tcPr>
            <w:tcW w:w="1008" w:type="dxa"/>
          </w:tcPr>
          <w:p w14:paraId="76261558" w14:textId="77777777"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Version</w:t>
            </w:r>
          </w:p>
        </w:tc>
        <w:tc>
          <w:tcPr>
            <w:tcW w:w="1980" w:type="dxa"/>
          </w:tcPr>
          <w:p w14:paraId="76261559" w14:textId="77777777"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Date</w:t>
            </w:r>
          </w:p>
        </w:tc>
        <w:tc>
          <w:tcPr>
            <w:tcW w:w="6570" w:type="dxa"/>
          </w:tcPr>
          <w:p w14:paraId="7626155A" w14:textId="77777777" w:rsidR="00B25FA9" w:rsidRDefault="00B25FA9" w:rsidP="00B25FA9">
            <w:pPr>
              <w:tabs>
                <w:tab w:val="clear" w:pos="9360"/>
              </w:tabs>
              <w:rPr>
                <w:rFonts w:asciiTheme="minorHAnsi" w:hAnsiTheme="minorHAnsi" w:cstheme="minorHAnsi"/>
                <w:b/>
              </w:rPr>
            </w:pPr>
            <w:r w:rsidRPr="00B549C1">
              <w:rPr>
                <w:rFonts w:asciiTheme="minorHAnsi" w:hAnsiTheme="minorHAnsi" w:cstheme="minorHAnsi"/>
                <w:b/>
              </w:rPr>
              <w:t>Release Reason - Description of Changes</w:t>
            </w:r>
          </w:p>
          <w:p w14:paraId="7626155B" w14:textId="77777777" w:rsidR="00AC0733" w:rsidRPr="00B549C1" w:rsidRDefault="00AC0733" w:rsidP="00B25FA9">
            <w:pPr>
              <w:tabs>
                <w:tab w:val="clear" w:pos="9360"/>
              </w:tabs>
              <w:rPr>
                <w:rFonts w:asciiTheme="minorHAnsi" w:hAnsiTheme="minorHAnsi" w:cstheme="minorHAnsi"/>
                <w:b/>
              </w:rPr>
            </w:pPr>
          </w:p>
        </w:tc>
      </w:tr>
      <w:tr w:rsidR="00901ABA" w:rsidRPr="00AE15E6" w14:paraId="7DFFF7E7" w14:textId="77777777" w:rsidTr="00C13218">
        <w:tc>
          <w:tcPr>
            <w:tcW w:w="1008" w:type="dxa"/>
          </w:tcPr>
          <w:p w14:paraId="142833BC" w14:textId="5FD6622F" w:rsidR="00901ABA" w:rsidRDefault="00901ABA" w:rsidP="00B25FA9">
            <w:pPr>
              <w:tabs>
                <w:tab w:val="clear" w:pos="9360"/>
              </w:tabs>
              <w:rPr>
                <w:rFonts w:asciiTheme="minorHAnsi" w:hAnsiTheme="minorHAnsi" w:cstheme="minorHAnsi"/>
              </w:rPr>
            </w:pPr>
            <w:r>
              <w:rPr>
                <w:rFonts w:asciiTheme="minorHAnsi" w:hAnsiTheme="minorHAnsi" w:cstheme="minorHAnsi"/>
              </w:rPr>
              <w:t>1.0</w:t>
            </w:r>
          </w:p>
        </w:tc>
        <w:tc>
          <w:tcPr>
            <w:tcW w:w="1980" w:type="dxa"/>
          </w:tcPr>
          <w:p w14:paraId="65557A41" w14:textId="409AA857" w:rsidR="00901ABA" w:rsidRDefault="004F550B" w:rsidP="00B25FA9">
            <w:pPr>
              <w:tabs>
                <w:tab w:val="clear" w:pos="9360"/>
              </w:tabs>
              <w:rPr>
                <w:rFonts w:asciiTheme="minorHAnsi" w:hAnsiTheme="minorHAnsi" w:cstheme="minorHAnsi"/>
              </w:rPr>
            </w:pPr>
            <w:r>
              <w:rPr>
                <w:rFonts w:asciiTheme="minorHAnsi" w:hAnsiTheme="minorHAnsi" w:cstheme="minorHAnsi"/>
              </w:rPr>
              <w:t>In process</w:t>
            </w:r>
          </w:p>
        </w:tc>
        <w:tc>
          <w:tcPr>
            <w:tcW w:w="6570" w:type="dxa"/>
          </w:tcPr>
          <w:p w14:paraId="5E14BEF6" w14:textId="77777777" w:rsidR="00901ABA" w:rsidRDefault="00901ABA" w:rsidP="00901ABA">
            <w:pPr>
              <w:tabs>
                <w:tab w:val="clear" w:pos="9360"/>
              </w:tabs>
              <w:rPr>
                <w:rFonts w:asciiTheme="minorHAnsi" w:hAnsiTheme="minorHAnsi" w:cstheme="minorHAnsi"/>
              </w:rPr>
            </w:pPr>
            <w:r>
              <w:rPr>
                <w:rFonts w:asciiTheme="minorHAnsi" w:hAnsiTheme="minorHAnsi" w:cstheme="minorHAnsi"/>
              </w:rPr>
              <w:t>Document approved as Version 1.0 with the following change:</w:t>
            </w:r>
          </w:p>
          <w:p w14:paraId="1B3FE9FB" w14:textId="5815FBB0" w:rsidR="00901ABA" w:rsidRDefault="0017339A" w:rsidP="00901ABA">
            <w:pPr>
              <w:tabs>
                <w:tab w:val="clear" w:pos="9360"/>
              </w:tabs>
              <w:rPr>
                <w:rFonts w:asciiTheme="minorHAnsi" w:hAnsiTheme="minorHAnsi" w:cstheme="minorHAnsi"/>
              </w:rPr>
            </w:pPr>
            <w:r>
              <w:rPr>
                <w:rFonts w:asciiTheme="minorHAnsi" w:hAnsiTheme="minorHAnsi" w:cstheme="minorHAnsi"/>
              </w:rPr>
              <w:t xml:space="preserve">Deleted </w:t>
            </w:r>
            <w:r>
              <w:rPr>
                <w:u w:val="single"/>
              </w:rPr>
              <w:t xml:space="preserve">3.5.3 Copy Feature for IMSIs </w:t>
            </w:r>
            <w:r w:rsidRPr="0017339A">
              <w:t>per results of 7/29 feedback as this is existing functionality (</w:t>
            </w:r>
            <w:proofErr w:type="spellStart"/>
            <w:r w:rsidRPr="0017339A">
              <w:t>ie</w:t>
            </w:r>
            <w:proofErr w:type="spellEnd"/>
            <w:r w:rsidRPr="0017339A">
              <w:t>, is not a new requirement)</w:t>
            </w:r>
          </w:p>
        </w:tc>
      </w:tr>
      <w:tr w:rsidR="004F550B" w:rsidRPr="00AE15E6" w14:paraId="72762D8D" w14:textId="77777777" w:rsidTr="00C13218">
        <w:tc>
          <w:tcPr>
            <w:tcW w:w="1008" w:type="dxa"/>
          </w:tcPr>
          <w:p w14:paraId="4B7DAA99" w14:textId="77777777" w:rsidR="004F550B" w:rsidRDefault="004F550B" w:rsidP="00B25FA9">
            <w:pPr>
              <w:tabs>
                <w:tab w:val="clear" w:pos="9360"/>
              </w:tabs>
              <w:rPr>
                <w:rFonts w:asciiTheme="minorHAnsi" w:hAnsiTheme="minorHAnsi" w:cstheme="minorHAnsi"/>
              </w:rPr>
            </w:pPr>
          </w:p>
        </w:tc>
        <w:tc>
          <w:tcPr>
            <w:tcW w:w="1980" w:type="dxa"/>
          </w:tcPr>
          <w:p w14:paraId="2F067B1C" w14:textId="3ABE73FB" w:rsidR="004F550B" w:rsidRDefault="004F550B" w:rsidP="00B25FA9">
            <w:pPr>
              <w:tabs>
                <w:tab w:val="clear" w:pos="9360"/>
              </w:tabs>
              <w:rPr>
                <w:rFonts w:asciiTheme="minorHAnsi" w:hAnsiTheme="minorHAnsi" w:cstheme="minorHAnsi"/>
              </w:rPr>
            </w:pPr>
            <w:r>
              <w:rPr>
                <w:rFonts w:asciiTheme="minorHAnsi" w:hAnsiTheme="minorHAnsi" w:cstheme="minorHAnsi"/>
              </w:rPr>
              <w:t>August 14, 2014</w:t>
            </w:r>
          </w:p>
        </w:tc>
        <w:tc>
          <w:tcPr>
            <w:tcW w:w="6570" w:type="dxa"/>
          </w:tcPr>
          <w:p w14:paraId="26ADBE9C" w14:textId="0838F8EF" w:rsidR="004F550B" w:rsidRDefault="004F550B" w:rsidP="00901ABA">
            <w:pPr>
              <w:tabs>
                <w:tab w:val="clear" w:pos="9360"/>
              </w:tabs>
              <w:rPr>
                <w:rFonts w:asciiTheme="minorHAnsi" w:hAnsiTheme="minorHAnsi" w:cstheme="minorHAnsi"/>
              </w:rPr>
            </w:pPr>
            <w:r>
              <w:rPr>
                <w:rFonts w:asciiTheme="minorHAnsi" w:hAnsiTheme="minorHAnsi" w:cstheme="minorHAnsi"/>
              </w:rPr>
              <w:t>Changed 3 references to Alarm Pod to Alert Pod</w:t>
            </w:r>
          </w:p>
        </w:tc>
      </w:tr>
      <w:tr w:rsidR="00CE68A4" w:rsidRPr="00AE15E6" w14:paraId="76261561" w14:textId="77777777" w:rsidTr="00C13218">
        <w:tc>
          <w:tcPr>
            <w:tcW w:w="1008" w:type="dxa"/>
          </w:tcPr>
          <w:p w14:paraId="7626155D" w14:textId="5CEEC9A5" w:rsidR="00CE68A4" w:rsidRPr="00AE15E6" w:rsidRDefault="00CE68A4" w:rsidP="00B25FA9">
            <w:pPr>
              <w:tabs>
                <w:tab w:val="clear" w:pos="9360"/>
              </w:tabs>
              <w:rPr>
                <w:rFonts w:asciiTheme="minorHAnsi" w:hAnsiTheme="minorHAnsi" w:cstheme="minorHAnsi"/>
              </w:rPr>
            </w:pPr>
            <w:r>
              <w:rPr>
                <w:rFonts w:asciiTheme="minorHAnsi" w:hAnsiTheme="minorHAnsi" w:cstheme="minorHAnsi"/>
              </w:rPr>
              <w:t>0.12</w:t>
            </w:r>
          </w:p>
        </w:tc>
        <w:tc>
          <w:tcPr>
            <w:tcW w:w="1980" w:type="dxa"/>
          </w:tcPr>
          <w:p w14:paraId="7626155E" w14:textId="77777777" w:rsidR="00CE68A4" w:rsidRPr="00AE15E6" w:rsidRDefault="00CE68A4" w:rsidP="00B25FA9">
            <w:pPr>
              <w:tabs>
                <w:tab w:val="clear" w:pos="9360"/>
              </w:tabs>
              <w:rPr>
                <w:rFonts w:asciiTheme="minorHAnsi" w:hAnsiTheme="minorHAnsi" w:cstheme="minorHAnsi"/>
              </w:rPr>
            </w:pPr>
            <w:r>
              <w:rPr>
                <w:rFonts w:asciiTheme="minorHAnsi" w:hAnsiTheme="minorHAnsi" w:cstheme="minorHAnsi"/>
              </w:rPr>
              <w:t>July 29, 2014</w:t>
            </w:r>
          </w:p>
        </w:tc>
        <w:tc>
          <w:tcPr>
            <w:tcW w:w="6570" w:type="dxa"/>
          </w:tcPr>
          <w:p w14:paraId="7626155F" w14:textId="77777777" w:rsidR="00CE68A4" w:rsidRDefault="00CE68A4" w:rsidP="00B25FA9">
            <w:pPr>
              <w:tabs>
                <w:tab w:val="clear" w:pos="9360"/>
              </w:tabs>
              <w:rPr>
                <w:rFonts w:asciiTheme="minorHAnsi" w:hAnsiTheme="minorHAnsi" w:cstheme="minorHAnsi"/>
              </w:rPr>
            </w:pPr>
            <w:r>
              <w:rPr>
                <w:rFonts w:asciiTheme="minorHAnsi" w:hAnsiTheme="minorHAnsi" w:cstheme="minorHAnsi"/>
              </w:rPr>
              <w:t>Meeting with Bob and Tamara.</w:t>
            </w:r>
          </w:p>
          <w:p w14:paraId="4FBA9675" w14:textId="77777777" w:rsidR="00CE68A4" w:rsidRDefault="00CE68A4" w:rsidP="00B25FA9">
            <w:pPr>
              <w:tabs>
                <w:tab w:val="clear" w:pos="9360"/>
              </w:tabs>
              <w:rPr>
                <w:rFonts w:asciiTheme="minorHAnsi" w:hAnsiTheme="minorHAnsi" w:cstheme="minorHAnsi"/>
              </w:rPr>
            </w:pPr>
            <w:r>
              <w:rPr>
                <w:rFonts w:asciiTheme="minorHAnsi" w:hAnsiTheme="minorHAnsi" w:cstheme="minorHAnsi"/>
              </w:rPr>
              <w:t>Document distributed for review/agreement.</w:t>
            </w:r>
          </w:p>
          <w:p w14:paraId="264F4008" w14:textId="77777777" w:rsidR="00901ABA" w:rsidRDefault="00901ABA" w:rsidP="00901ABA">
            <w:pPr>
              <w:pStyle w:val="ListParagraph"/>
              <w:numPr>
                <w:ilvl w:val="0"/>
                <w:numId w:val="61"/>
              </w:numPr>
              <w:tabs>
                <w:tab w:val="clear" w:pos="9360"/>
              </w:tabs>
              <w:contextualSpacing w:val="0"/>
            </w:pPr>
            <w:r>
              <w:t xml:space="preserve">Renumbered  Section </w:t>
            </w:r>
            <w:r>
              <w:rPr>
                <w:u w:val="single"/>
              </w:rPr>
              <w:t>3.4.4  Select Date Range and Interval Screen Changes</w:t>
            </w:r>
            <w:r>
              <w:t xml:space="preserve"> as Section 3.5</w:t>
            </w:r>
          </w:p>
          <w:p w14:paraId="49583345" w14:textId="77777777" w:rsidR="00901ABA" w:rsidRDefault="00901ABA" w:rsidP="00901ABA">
            <w:pPr>
              <w:pStyle w:val="ListParagraph"/>
              <w:numPr>
                <w:ilvl w:val="0"/>
                <w:numId w:val="61"/>
              </w:numPr>
              <w:tabs>
                <w:tab w:val="clear" w:pos="9360"/>
              </w:tabs>
              <w:contextualSpacing w:val="0"/>
            </w:pPr>
            <w:r>
              <w:t xml:space="preserve">Section </w:t>
            </w:r>
            <w:r>
              <w:rPr>
                <w:u w:val="single"/>
              </w:rPr>
              <w:t>3.5.3 Copy Feature for IMSIs</w:t>
            </w:r>
            <w:r>
              <w:t xml:space="preserve">  - address question below</w:t>
            </w:r>
          </w:p>
          <w:p w14:paraId="57B3B907" w14:textId="77777777" w:rsidR="00901ABA" w:rsidRPr="0017339A" w:rsidRDefault="00901ABA" w:rsidP="00901ABA">
            <w:pPr>
              <w:pStyle w:val="ListParagraph"/>
              <w:numPr>
                <w:ilvl w:val="0"/>
                <w:numId w:val="62"/>
              </w:numPr>
              <w:tabs>
                <w:tab w:val="clear" w:pos="9360"/>
              </w:tabs>
              <w:contextualSpacing w:val="0"/>
            </w:pPr>
            <w:r w:rsidRPr="0017339A">
              <w:t xml:space="preserve">Rod, Noemi, Mateena, Josie:  should this requirement be deleted as VisPro doesn’t have details for a single IMSI? Or </w:t>
            </w:r>
            <w:proofErr w:type="gramStart"/>
            <w:r w:rsidRPr="0017339A">
              <w:t>What</w:t>
            </w:r>
            <w:proofErr w:type="gramEnd"/>
            <w:r w:rsidRPr="0017339A">
              <w:t xml:space="preserve"> is this requirement supposed to say? </w:t>
            </w:r>
          </w:p>
          <w:p w14:paraId="24CE2F04" w14:textId="77777777" w:rsidR="00901ABA" w:rsidRDefault="00901ABA" w:rsidP="00901ABA">
            <w:pPr>
              <w:pStyle w:val="ListParagraph"/>
              <w:numPr>
                <w:ilvl w:val="0"/>
                <w:numId w:val="61"/>
              </w:numPr>
              <w:tabs>
                <w:tab w:val="clear" w:pos="9360"/>
              </w:tabs>
              <w:contextualSpacing w:val="0"/>
            </w:pPr>
            <w:r>
              <w:t xml:space="preserve">Section </w:t>
            </w:r>
            <w:r>
              <w:rPr>
                <w:u w:val="single"/>
              </w:rPr>
              <w:t>3.7.2 Drill Down to Detail Errors</w:t>
            </w:r>
            <w:r>
              <w:t xml:space="preserve"> </w:t>
            </w:r>
          </w:p>
          <w:p w14:paraId="14EE6E65" w14:textId="77777777" w:rsidR="00901ABA" w:rsidRDefault="00901ABA" w:rsidP="00901ABA">
            <w:pPr>
              <w:pStyle w:val="ListParagraph"/>
              <w:numPr>
                <w:ilvl w:val="0"/>
                <w:numId w:val="62"/>
              </w:numPr>
              <w:tabs>
                <w:tab w:val="clear" w:pos="9360"/>
              </w:tabs>
              <w:contextualSpacing w:val="0"/>
            </w:pPr>
            <w:r>
              <w:t>We Added this as a new requirement (this is existing functionality in other feeds but is new for Diameter)</w:t>
            </w:r>
          </w:p>
          <w:p w14:paraId="1A0DC62D" w14:textId="77777777" w:rsidR="00901ABA" w:rsidRDefault="00901ABA" w:rsidP="00901ABA">
            <w:pPr>
              <w:pStyle w:val="ListParagraph"/>
              <w:numPr>
                <w:ilvl w:val="0"/>
                <w:numId w:val="61"/>
              </w:numPr>
              <w:tabs>
                <w:tab w:val="clear" w:pos="9360"/>
              </w:tabs>
              <w:contextualSpacing w:val="0"/>
            </w:pPr>
            <w:r>
              <w:t xml:space="preserve">Section </w:t>
            </w:r>
            <w:r>
              <w:rPr>
                <w:u w:val="single"/>
              </w:rPr>
              <w:t>3.9 Alert Pod requirements</w:t>
            </w:r>
          </w:p>
          <w:p w14:paraId="1D7869A4" w14:textId="77777777" w:rsidR="00901ABA" w:rsidRDefault="00901ABA" w:rsidP="00901ABA">
            <w:pPr>
              <w:pStyle w:val="ListParagraph"/>
              <w:numPr>
                <w:ilvl w:val="0"/>
                <w:numId w:val="62"/>
              </w:numPr>
              <w:tabs>
                <w:tab w:val="clear" w:pos="9360"/>
              </w:tabs>
              <w:contextualSpacing w:val="0"/>
            </w:pPr>
            <w:r>
              <w:t>We Added this as a new requirement (this is existing functionality in other feeds but is new for Diameter)</w:t>
            </w:r>
          </w:p>
          <w:p w14:paraId="2F798262" w14:textId="77777777" w:rsidR="00901ABA" w:rsidRDefault="00901ABA" w:rsidP="00901ABA">
            <w:pPr>
              <w:pStyle w:val="ListParagraph"/>
              <w:numPr>
                <w:ilvl w:val="0"/>
                <w:numId w:val="61"/>
              </w:numPr>
              <w:tabs>
                <w:tab w:val="clear" w:pos="9360"/>
              </w:tabs>
              <w:contextualSpacing w:val="0"/>
            </w:pPr>
            <w:r>
              <w:t xml:space="preserve">Section </w:t>
            </w:r>
            <w:r>
              <w:rPr>
                <w:u w:val="single"/>
              </w:rPr>
              <w:t>3.10 Crossroads</w:t>
            </w:r>
            <w:r>
              <w:t>: We updated the following sub-sections</w:t>
            </w:r>
          </w:p>
          <w:p w14:paraId="638BC038" w14:textId="77777777" w:rsidR="00901ABA" w:rsidRDefault="00901ABA" w:rsidP="00901ABA">
            <w:pPr>
              <w:pStyle w:val="ListParagraph"/>
              <w:numPr>
                <w:ilvl w:val="1"/>
                <w:numId w:val="61"/>
              </w:numPr>
              <w:tabs>
                <w:tab w:val="clear" w:pos="9360"/>
              </w:tabs>
              <w:contextualSpacing w:val="0"/>
            </w:pPr>
            <w:r>
              <w:t>3.9.1 New Menu Item</w:t>
            </w:r>
          </w:p>
          <w:p w14:paraId="0359FD4A" w14:textId="77777777" w:rsidR="00901ABA" w:rsidRDefault="00901ABA" w:rsidP="00901ABA">
            <w:pPr>
              <w:pStyle w:val="ListParagraph"/>
              <w:numPr>
                <w:ilvl w:val="1"/>
                <w:numId w:val="61"/>
              </w:numPr>
              <w:tabs>
                <w:tab w:val="clear" w:pos="9360"/>
              </w:tabs>
              <w:contextualSpacing w:val="0"/>
            </w:pPr>
            <w:r>
              <w:t>3.9.2 CTP Permissions</w:t>
            </w:r>
          </w:p>
          <w:p w14:paraId="2E56A44D" w14:textId="77777777" w:rsidR="00901ABA" w:rsidRDefault="00901ABA" w:rsidP="00901ABA">
            <w:pPr>
              <w:pStyle w:val="ListParagraph"/>
              <w:numPr>
                <w:ilvl w:val="1"/>
                <w:numId w:val="61"/>
              </w:numPr>
              <w:tabs>
                <w:tab w:val="clear" w:pos="9360"/>
              </w:tabs>
              <w:contextualSpacing w:val="0"/>
            </w:pPr>
            <w:bookmarkStart w:id="4" w:name="_Toc390870223"/>
            <w:r>
              <w:t>3.9.3 Company Level Permissions</w:t>
            </w:r>
            <w:bookmarkEnd w:id="4"/>
          </w:p>
          <w:p w14:paraId="4CE9DC16" w14:textId="77777777" w:rsidR="00901ABA" w:rsidRDefault="00901ABA" w:rsidP="00901ABA">
            <w:pPr>
              <w:pStyle w:val="ListParagraph"/>
              <w:numPr>
                <w:ilvl w:val="1"/>
                <w:numId w:val="61"/>
              </w:numPr>
              <w:tabs>
                <w:tab w:val="clear" w:pos="9360"/>
              </w:tabs>
              <w:contextualSpacing w:val="0"/>
            </w:pPr>
            <w:r>
              <w:t>3.9.4 Add a New Grouping:  VisProactive – Diameter</w:t>
            </w:r>
          </w:p>
          <w:p w14:paraId="76261560" w14:textId="17F2C3FF" w:rsidR="00901ABA" w:rsidRPr="00901ABA" w:rsidRDefault="00901ABA" w:rsidP="00B25FA9">
            <w:pPr>
              <w:pStyle w:val="ListParagraph"/>
              <w:numPr>
                <w:ilvl w:val="1"/>
                <w:numId w:val="61"/>
              </w:numPr>
              <w:tabs>
                <w:tab w:val="clear" w:pos="9360"/>
              </w:tabs>
              <w:contextualSpacing w:val="0"/>
            </w:pPr>
            <w:r>
              <w:t>3.9.4 User Permissions</w:t>
            </w:r>
          </w:p>
        </w:tc>
      </w:tr>
      <w:tr w:rsidR="00CE68A4" w:rsidRPr="00B549C1" w14:paraId="76261565" w14:textId="77777777" w:rsidTr="00C13218">
        <w:tc>
          <w:tcPr>
            <w:tcW w:w="1008" w:type="dxa"/>
          </w:tcPr>
          <w:p w14:paraId="76261562" w14:textId="77777777" w:rsidR="00CE68A4" w:rsidRPr="00DA7DC2" w:rsidRDefault="00CE68A4" w:rsidP="00B25FA9">
            <w:pPr>
              <w:tabs>
                <w:tab w:val="clear" w:pos="9360"/>
              </w:tabs>
              <w:rPr>
                <w:rFonts w:asciiTheme="minorHAnsi" w:hAnsiTheme="minorHAnsi" w:cstheme="minorHAnsi"/>
              </w:rPr>
            </w:pPr>
          </w:p>
        </w:tc>
        <w:tc>
          <w:tcPr>
            <w:tcW w:w="1980" w:type="dxa"/>
          </w:tcPr>
          <w:p w14:paraId="76261563" w14:textId="77777777" w:rsidR="00CE68A4" w:rsidRPr="00DA7DC2" w:rsidRDefault="00CE68A4" w:rsidP="00B25FA9">
            <w:pPr>
              <w:tabs>
                <w:tab w:val="clear" w:pos="9360"/>
              </w:tabs>
              <w:rPr>
                <w:rFonts w:asciiTheme="minorHAnsi" w:hAnsiTheme="minorHAnsi" w:cstheme="minorHAnsi"/>
              </w:rPr>
            </w:pPr>
            <w:r>
              <w:rPr>
                <w:rFonts w:asciiTheme="minorHAnsi" w:hAnsiTheme="minorHAnsi" w:cstheme="minorHAnsi"/>
              </w:rPr>
              <w:t>June 24, 2014</w:t>
            </w:r>
          </w:p>
        </w:tc>
        <w:tc>
          <w:tcPr>
            <w:tcW w:w="6570" w:type="dxa"/>
          </w:tcPr>
          <w:p w14:paraId="76261564" w14:textId="77777777" w:rsidR="00CE68A4" w:rsidRPr="00DA7DC2" w:rsidRDefault="00CE68A4" w:rsidP="00B41A05">
            <w:pPr>
              <w:tabs>
                <w:tab w:val="clear" w:pos="9360"/>
              </w:tabs>
              <w:rPr>
                <w:rFonts w:asciiTheme="minorHAnsi" w:hAnsiTheme="minorHAnsi" w:cstheme="minorHAnsi"/>
              </w:rPr>
            </w:pPr>
            <w:r>
              <w:rPr>
                <w:rFonts w:asciiTheme="minorHAnsi" w:hAnsiTheme="minorHAnsi" w:cstheme="minorHAnsi"/>
              </w:rPr>
              <w:t>Meeting with Bob and Tamara. Bob will talk with Lisa on her email.</w:t>
            </w:r>
          </w:p>
        </w:tc>
      </w:tr>
      <w:tr w:rsidR="0017339A" w:rsidRPr="00B549C1" w14:paraId="48CBB02F" w14:textId="77777777" w:rsidTr="00C13218">
        <w:tc>
          <w:tcPr>
            <w:tcW w:w="1008" w:type="dxa"/>
          </w:tcPr>
          <w:p w14:paraId="59E6A850" w14:textId="77777777" w:rsidR="0017339A" w:rsidRPr="00DA7DC2" w:rsidRDefault="0017339A" w:rsidP="00B25FA9">
            <w:pPr>
              <w:tabs>
                <w:tab w:val="clear" w:pos="9360"/>
              </w:tabs>
              <w:rPr>
                <w:rFonts w:asciiTheme="minorHAnsi" w:hAnsiTheme="minorHAnsi" w:cstheme="minorHAnsi"/>
              </w:rPr>
            </w:pPr>
          </w:p>
        </w:tc>
        <w:tc>
          <w:tcPr>
            <w:tcW w:w="1980" w:type="dxa"/>
          </w:tcPr>
          <w:p w14:paraId="00D3E101" w14:textId="0D89886A" w:rsidR="0017339A" w:rsidRDefault="0017339A" w:rsidP="00B25FA9">
            <w:pPr>
              <w:tabs>
                <w:tab w:val="clear" w:pos="9360"/>
              </w:tabs>
              <w:rPr>
                <w:rFonts w:asciiTheme="minorHAnsi" w:hAnsiTheme="minorHAnsi" w:cstheme="minorHAnsi"/>
              </w:rPr>
            </w:pPr>
            <w:r>
              <w:rPr>
                <w:rFonts w:asciiTheme="minorHAnsi" w:hAnsiTheme="minorHAnsi" w:cstheme="minorHAnsi"/>
              </w:rPr>
              <w:t>May 12, 2014</w:t>
            </w:r>
          </w:p>
        </w:tc>
        <w:tc>
          <w:tcPr>
            <w:tcW w:w="6570" w:type="dxa"/>
          </w:tcPr>
          <w:p w14:paraId="5B6B91F8" w14:textId="1DF2FABB" w:rsidR="0017339A" w:rsidRDefault="0017339A" w:rsidP="0017339A">
            <w:pPr>
              <w:tabs>
                <w:tab w:val="clear" w:pos="9360"/>
              </w:tabs>
              <w:rPr>
                <w:rFonts w:asciiTheme="minorHAnsi" w:hAnsiTheme="minorHAnsi" w:cstheme="minorHAnsi"/>
              </w:rPr>
            </w:pPr>
            <w:r>
              <w:rPr>
                <w:rFonts w:asciiTheme="minorHAnsi" w:hAnsiTheme="minorHAnsi" w:cstheme="minorHAnsi"/>
              </w:rPr>
              <w:t>Tamara picket up project from Nancy</w:t>
            </w:r>
          </w:p>
        </w:tc>
      </w:tr>
      <w:tr w:rsidR="00CE68A4" w:rsidRPr="00B549C1" w14:paraId="76261569" w14:textId="77777777" w:rsidTr="00C13218">
        <w:tc>
          <w:tcPr>
            <w:tcW w:w="1008" w:type="dxa"/>
          </w:tcPr>
          <w:p w14:paraId="76261566" w14:textId="77777777" w:rsidR="00CE68A4" w:rsidRPr="00DA7DC2" w:rsidRDefault="00CE68A4" w:rsidP="00B25FA9">
            <w:pPr>
              <w:tabs>
                <w:tab w:val="clear" w:pos="9360"/>
              </w:tabs>
              <w:rPr>
                <w:rFonts w:asciiTheme="minorHAnsi" w:hAnsiTheme="minorHAnsi" w:cstheme="minorHAnsi"/>
              </w:rPr>
            </w:pPr>
            <w:r w:rsidRPr="00DA7DC2">
              <w:rPr>
                <w:rFonts w:asciiTheme="minorHAnsi" w:hAnsiTheme="minorHAnsi" w:cstheme="minorHAnsi"/>
              </w:rPr>
              <w:t>0.11</w:t>
            </w:r>
          </w:p>
        </w:tc>
        <w:tc>
          <w:tcPr>
            <w:tcW w:w="1980" w:type="dxa"/>
          </w:tcPr>
          <w:p w14:paraId="76261567" w14:textId="77777777" w:rsidR="00CE68A4" w:rsidRPr="00DA7DC2" w:rsidRDefault="00CE68A4" w:rsidP="00B25FA9">
            <w:pPr>
              <w:tabs>
                <w:tab w:val="clear" w:pos="9360"/>
              </w:tabs>
              <w:rPr>
                <w:rFonts w:asciiTheme="minorHAnsi" w:hAnsiTheme="minorHAnsi" w:cstheme="minorHAnsi"/>
              </w:rPr>
            </w:pPr>
            <w:r w:rsidRPr="00DA7DC2">
              <w:rPr>
                <w:rFonts w:asciiTheme="minorHAnsi" w:hAnsiTheme="minorHAnsi" w:cstheme="minorHAnsi"/>
              </w:rPr>
              <w:t>June 17, 2014</w:t>
            </w:r>
          </w:p>
        </w:tc>
        <w:tc>
          <w:tcPr>
            <w:tcW w:w="6570" w:type="dxa"/>
          </w:tcPr>
          <w:p w14:paraId="76261568" w14:textId="77777777" w:rsidR="00CE68A4" w:rsidRPr="00DA7DC2" w:rsidRDefault="00CE68A4" w:rsidP="00B25FA9">
            <w:pPr>
              <w:tabs>
                <w:tab w:val="clear" w:pos="9360"/>
              </w:tabs>
              <w:rPr>
                <w:rFonts w:asciiTheme="minorHAnsi" w:hAnsiTheme="minorHAnsi" w:cstheme="minorHAnsi"/>
              </w:rPr>
            </w:pPr>
            <w:r w:rsidRPr="00DA7DC2">
              <w:rPr>
                <w:rFonts w:asciiTheme="minorHAnsi" w:hAnsiTheme="minorHAnsi" w:cstheme="minorHAnsi"/>
              </w:rPr>
              <w:t>Updates from Bob Bruce and Nancy Jones.</w:t>
            </w:r>
          </w:p>
        </w:tc>
      </w:tr>
      <w:tr w:rsidR="00CE68A4" w:rsidRPr="00B549C1" w14:paraId="7626156D" w14:textId="77777777" w:rsidTr="00C13218">
        <w:tc>
          <w:tcPr>
            <w:tcW w:w="1008" w:type="dxa"/>
          </w:tcPr>
          <w:p w14:paraId="7626156A" w14:textId="77777777" w:rsidR="00CE68A4" w:rsidRPr="00B549C1" w:rsidRDefault="00CE68A4" w:rsidP="00AC0733">
            <w:pPr>
              <w:tabs>
                <w:tab w:val="clear" w:pos="9360"/>
              </w:tabs>
              <w:rPr>
                <w:rFonts w:asciiTheme="minorHAnsi" w:hAnsiTheme="minorHAnsi" w:cstheme="minorHAnsi"/>
              </w:rPr>
            </w:pPr>
            <w:r>
              <w:rPr>
                <w:rFonts w:asciiTheme="minorHAnsi" w:hAnsiTheme="minorHAnsi" w:cstheme="minorHAnsi"/>
              </w:rPr>
              <w:t>0.10</w:t>
            </w:r>
          </w:p>
        </w:tc>
        <w:tc>
          <w:tcPr>
            <w:tcW w:w="1980" w:type="dxa"/>
          </w:tcPr>
          <w:p w14:paraId="7626156B" w14:textId="77777777" w:rsidR="00CE68A4" w:rsidRPr="00B549C1" w:rsidRDefault="00CE68A4" w:rsidP="00AC0733">
            <w:pPr>
              <w:tabs>
                <w:tab w:val="clear" w:pos="9360"/>
              </w:tabs>
              <w:rPr>
                <w:rFonts w:asciiTheme="minorHAnsi" w:hAnsiTheme="minorHAnsi" w:cstheme="minorHAnsi"/>
              </w:rPr>
            </w:pPr>
            <w:r>
              <w:rPr>
                <w:rFonts w:asciiTheme="minorHAnsi" w:hAnsiTheme="minorHAnsi" w:cstheme="minorHAnsi"/>
              </w:rPr>
              <w:t>May 10, 2014</w:t>
            </w:r>
          </w:p>
        </w:tc>
        <w:tc>
          <w:tcPr>
            <w:tcW w:w="6570" w:type="dxa"/>
          </w:tcPr>
          <w:p w14:paraId="7626156C" w14:textId="77777777" w:rsidR="00CE68A4" w:rsidRPr="00B549C1" w:rsidRDefault="00CE68A4" w:rsidP="00AC0733">
            <w:pPr>
              <w:tabs>
                <w:tab w:val="clear" w:pos="9360"/>
              </w:tabs>
              <w:rPr>
                <w:rFonts w:asciiTheme="minorHAnsi" w:hAnsiTheme="minorHAnsi" w:cstheme="minorHAnsi"/>
              </w:rPr>
            </w:pPr>
            <w:r>
              <w:rPr>
                <w:rFonts w:asciiTheme="minorHAnsi" w:hAnsiTheme="minorHAnsi" w:cstheme="minorHAnsi"/>
              </w:rPr>
              <w:t>Updates to section 3.4.2.2 Aggregation Requirements (Desired)</w:t>
            </w:r>
          </w:p>
        </w:tc>
      </w:tr>
      <w:tr w:rsidR="00CE68A4" w:rsidRPr="00B549C1" w14:paraId="76261571" w14:textId="77777777" w:rsidTr="00C13218">
        <w:tc>
          <w:tcPr>
            <w:tcW w:w="1008" w:type="dxa"/>
          </w:tcPr>
          <w:p w14:paraId="7626156E" w14:textId="77777777" w:rsidR="00CE68A4" w:rsidRPr="00B549C1" w:rsidRDefault="00CE68A4" w:rsidP="002F71A5">
            <w:pPr>
              <w:tabs>
                <w:tab w:val="clear" w:pos="9360"/>
              </w:tabs>
              <w:rPr>
                <w:rFonts w:asciiTheme="minorHAnsi" w:hAnsiTheme="minorHAnsi" w:cstheme="minorHAnsi"/>
              </w:rPr>
            </w:pPr>
            <w:r>
              <w:rPr>
                <w:rFonts w:asciiTheme="minorHAnsi" w:hAnsiTheme="minorHAnsi" w:cstheme="minorHAnsi"/>
              </w:rPr>
              <w:t>0.09</w:t>
            </w:r>
          </w:p>
        </w:tc>
        <w:tc>
          <w:tcPr>
            <w:tcW w:w="1980" w:type="dxa"/>
          </w:tcPr>
          <w:p w14:paraId="7626156F" w14:textId="77777777" w:rsidR="00CE68A4" w:rsidRPr="00B549C1" w:rsidRDefault="00CE68A4" w:rsidP="002F71A5">
            <w:pPr>
              <w:tabs>
                <w:tab w:val="clear" w:pos="9360"/>
              </w:tabs>
              <w:rPr>
                <w:rFonts w:asciiTheme="minorHAnsi" w:hAnsiTheme="minorHAnsi" w:cstheme="minorHAnsi"/>
              </w:rPr>
            </w:pPr>
            <w:r>
              <w:rPr>
                <w:rFonts w:asciiTheme="minorHAnsi" w:hAnsiTheme="minorHAnsi" w:cstheme="minorHAnsi"/>
              </w:rPr>
              <w:t>May 10, 2014</w:t>
            </w:r>
          </w:p>
        </w:tc>
        <w:tc>
          <w:tcPr>
            <w:tcW w:w="6570" w:type="dxa"/>
          </w:tcPr>
          <w:p w14:paraId="76261570" w14:textId="77777777" w:rsidR="00CE68A4" w:rsidRPr="00B549C1" w:rsidRDefault="00CE68A4" w:rsidP="002F71A5">
            <w:pPr>
              <w:tabs>
                <w:tab w:val="clear" w:pos="9360"/>
              </w:tabs>
              <w:rPr>
                <w:rFonts w:asciiTheme="minorHAnsi" w:hAnsiTheme="minorHAnsi" w:cstheme="minorHAnsi"/>
              </w:rPr>
            </w:pPr>
            <w:r>
              <w:rPr>
                <w:rFonts w:asciiTheme="minorHAnsi" w:hAnsiTheme="minorHAnsi" w:cstheme="minorHAnsi"/>
              </w:rPr>
              <w:t>Bob’s changes in document</w:t>
            </w:r>
          </w:p>
        </w:tc>
      </w:tr>
      <w:tr w:rsidR="00CE68A4" w:rsidRPr="00B549C1" w14:paraId="76261575" w14:textId="77777777" w:rsidTr="00C13218">
        <w:tc>
          <w:tcPr>
            <w:tcW w:w="1008" w:type="dxa"/>
          </w:tcPr>
          <w:p w14:paraId="76261572" w14:textId="77777777" w:rsidR="00CE68A4" w:rsidRPr="00B549C1" w:rsidRDefault="00CE68A4" w:rsidP="002F71A5">
            <w:pPr>
              <w:tabs>
                <w:tab w:val="clear" w:pos="9360"/>
              </w:tabs>
              <w:rPr>
                <w:rFonts w:asciiTheme="minorHAnsi" w:hAnsiTheme="minorHAnsi" w:cstheme="minorHAnsi"/>
              </w:rPr>
            </w:pPr>
            <w:r>
              <w:rPr>
                <w:rFonts w:asciiTheme="minorHAnsi" w:hAnsiTheme="minorHAnsi" w:cstheme="minorHAnsi"/>
              </w:rPr>
              <w:t>0.08</w:t>
            </w:r>
          </w:p>
        </w:tc>
        <w:tc>
          <w:tcPr>
            <w:tcW w:w="1980" w:type="dxa"/>
          </w:tcPr>
          <w:p w14:paraId="76261573" w14:textId="77777777" w:rsidR="00CE68A4" w:rsidRPr="00B549C1" w:rsidRDefault="00CE68A4" w:rsidP="002F71A5">
            <w:pPr>
              <w:tabs>
                <w:tab w:val="clear" w:pos="9360"/>
              </w:tabs>
              <w:rPr>
                <w:rFonts w:asciiTheme="minorHAnsi" w:hAnsiTheme="minorHAnsi" w:cstheme="minorHAnsi"/>
              </w:rPr>
            </w:pPr>
            <w:r>
              <w:rPr>
                <w:rFonts w:asciiTheme="minorHAnsi" w:hAnsiTheme="minorHAnsi" w:cstheme="minorHAnsi"/>
              </w:rPr>
              <w:t>21 April 2014</w:t>
            </w:r>
          </w:p>
        </w:tc>
        <w:tc>
          <w:tcPr>
            <w:tcW w:w="6570" w:type="dxa"/>
          </w:tcPr>
          <w:p w14:paraId="76261574" w14:textId="77777777" w:rsidR="00CE68A4" w:rsidRPr="00B549C1" w:rsidRDefault="00CE68A4" w:rsidP="002F71A5">
            <w:pPr>
              <w:tabs>
                <w:tab w:val="clear" w:pos="9360"/>
              </w:tabs>
              <w:rPr>
                <w:rFonts w:asciiTheme="minorHAnsi" w:hAnsiTheme="minorHAnsi" w:cstheme="minorHAnsi"/>
              </w:rPr>
            </w:pPr>
            <w:r>
              <w:rPr>
                <w:rFonts w:asciiTheme="minorHAnsi" w:hAnsiTheme="minorHAnsi" w:cstheme="minorHAnsi"/>
              </w:rPr>
              <w:t>Updates from meeting held on April 15.</w:t>
            </w:r>
          </w:p>
        </w:tc>
      </w:tr>
      <w:tr w:rsidR="00CE68A4" w:rsidRPr="00B549C1" w14:paraId="76261579" w14:textId="77777777" w:rsidTr="00C13218">
        <w:tc>
          <w:tcPr>
            <w:tcW w:w="1008" w:type="dxa"/>
          </w:tcPr>
          <w:p w14:paraId="76261576" w14:textId="77777777" w:rsidR="00CE68A4" w:rsidRPr="00B549C1" w:rsidRDefault="00CE68A4" w:rsidP="002F71A5">
            <w:pPr>
              <w:tabs>
                <w:tab w:val="clear" w:pos="9360"/>
              </w:tabs>
              <w:rPr>
                <w:rFonts w:asciiTheme="minorHAnsi" w:hAnsiTheme="minorHAnsi" w:cstheme="minorHAnsi"/>
              </w:rPr>
            </w:pPr>
            <w:r>
              <w:rPr>
                <w:rFonts w:asciiTheme="minorHAnsi" w:hAnsiTheme="minorHAnsi" w:cstheme="minorHAnsi"/>
              </w:rPr>
              <w:t>0.07</w:t>
            </w:r>
          </w:p>
        </w:tc>
        <w:tc>
          <w:tcPr>
            <w:tcW w:w="1980" w:type="dxa"/>
          </w:tcPr>
          <w:p w14:paraId="76261577" w14:textId="77777777" w:rsidR="00CE68A4" w:rsidRPr="00B549C1" w:rsidRDefault="00CE68A4" w:rsidP="002F71A5">
            <w:pPr>
              <w:tabs>
                <w:tab w:val="clear" w:pos="9360"/>
              </w:tabs>
              <w:rPr>
                <w:rFonts w:asciiTheme="minorHAnsi" w:hAnsiTheme="minorHAnsi" w:cstheme="minorHAnsi"/>
              </w:rPr>
            </w:pPr>
            <w:r>
              <w:rPr>
                <w:rFonts w:asciiTheme="minorHAnsi" w:hAnsiTheme="minorHAnsi" w:cstheme="minorHAnsi"/>
              </w:rPr>
              <w:t>26 March 2014</w:t>
            </w:r>
          </w:p>
        </w:tc>
        <w:tc>
          <w:tcPr>
            <w:tcW w:w="6570" w:type="dxa"/>
          </w:tcPr>
          <w:p w14:paraId="76261578" w14:textId="77777777" w:rsidR="00CE68A4" w:rsidRPr="00B549C1" w:rsidRDefault="00CE68A4" w:rsidP="002F71A5">
            <w:pPr>
              <w:tabs>
                <w:tab w:val="clear" w:pos="9360"/>
              </w:tabs>
              <w:rPr>
                <w:rFonts w:asciiTheme="minorHAnsi" w:hAnsiTheme="minorHAnsi" w:cstheme="minorHAnsi"/>
              </w:rPr>
            </w:pPr>
            <w:r>
              <w:rPr>
                <w:rFonts w:asciiTheme="minorHAnsi" w:hAnsiTheme="minorHAnsi" w:cstheme="minorHAnsi"/>
              </w:rPr>
              <w:t>Updates from the meeting held on 26 March.</w:t>
            </w:r>
          </w:p>
        </w:tc>
      </w:tr>
      <w:tr w:rsidR="00CE68A4" w:rsidRPr="00B549C1" w14:paraId="7626157D" w14:textId="77777777" w:rsidTr="00C13218">
        <w:tc>
          <w:tcPr>
            <w:tcW w:w="1008" w:type="dxa"/>
          </w:tcPr>
          <w:p w14:paraId="7626157A" w14:textId="77777777" w:rsidR="00CE68A4" w:rsidRPr="00B549C1" w:rsidRDefault="00CE68A4" w:rsidP="002F71A5">
            <w:pPr>
              <w:tabs>
                <w:tab w:val="clear" w:pos="9360"/>
              </w:tabs>
              <w:rPr>
                <w:rFonts w:asciiTheme="minorHAnsi" w:hAnsiTheme="minorHAnsi" w:cstheme="minorHAnsi"/>
              </w:rPr>
            </w:pPr>
            <w:r>
              <w:rPr>
                <w:rFonts w:asciiTheme="minorHAnsi" w:hAnsiTheme="minorHAnsi" w:cstheme="minorHAnsi"/>
              </w:rPr>
              <w:t>0.06</w:t>
            </w:r>
          </w:p>
        </w:tc>
        <w:tc>
          <w:tcPr>
            <w:tcW w:w="1980" w:type="dxa"/>
          </w:tcPr>
          <w:p w14:paraId="7626157B" w14:textId="77777777" w:rsidR="00CE68A4" w:rsidRPr="00B549C1" w:rsidRDefault="00CE68A4" w:rsidP="002F71A5">
            <w:pPr>
              <w:tabs>
                <w:tab w:val="clear" w:pos="9360"/>
              </w:tabs>
              <w:rPr>
                <w:rFonts w:asciiTheme="minorHAnsi" w:hAnsiTheme="minorHAnsi" w:cstheme="minorHAnsi"/>
              </w:rPr>
            </w:pPr>
            <w:r>
              <w:rPr>
                <w:rFonts w:asciiTheme="minorHAnsi" w:hAnsiTheme="minorHAnsi" w:cstheme="minorHAnsi"/>
              </w:rPr>
              <w:t>7 March 2014</w:t>
            </w:r>
          </w:p>
        </w:tc>
        <w:tc>
          <w:tcPr>
            <w:tcW w:w="6570" w:type="dxa"/>
          </w:tcPr>
          <w:p w14:paraId="7626157C" w14:textId="77777777" w:rsidR="00CE68A4" w:rsidRPr="00B549C1" w:rsidRDefault="00CE68A4" w:rsidP="002F71A5">
            <w:pPr>
              <w:tabs>
                <w:tab w:val="clear" w:pos="9360"/>
              </w:tabs>
              <w:rPr>
                <w:rFonts w:asciiTheme="minorHAnsi" w:hAnsiTheme="minorHAnsi" w:cstheme="minorHAnsi"/>
              </w:rPr>
            </w:pPr>
            <w:r>
              <w:rPr>
                <w:rFonts w:asciiTheme="minorHAnsi" w:hAnsiTheme="minorHAnsi" w:cstheme="minorHAnsi"/>
              </w:rPr>
              <w:t>Updates from review meeting on 7 March 2014.</w:t>
            </w:r>
          </w:p>
        </w:tc>
      </w:tr>
      <w:tr w:rsidR="00CE68A4" w:rsidRPr="00B549C1" w14:paraId="76261581" w14:textId="77777777" w:rsidTr="00C13218">
        <w:tc>
          <w:tcPr>
            <w:tcW w:w="1008" w:type="dxa"/>
          </w:tcPr>
          <w:p w14:paraId="7626157E" w14:textId="77777777" w:rsidR="00CE68A4" w:rsidRPr="00B549C1" w:rsidRDefault="00CE68A4" w:rsidP="002F71A5">
            <w:pPr>
              <w:tabs>
                <w:tab w:val="clear" w:pos="9360"/>
              </w:tabs>
              <w:rPr>
                <w:rFonts w:asciiTheme="minorHAnsi" w:hAnsiTheme="minorHAnsi" w:cstheme="minorHAnsi"/>
              </w:rPr>
            </w:pPr>
            <w:r>
              <w:rPr>
                <w:rFonts w:asciiTheme="minorHAnsi" w:hAnsiTheme="minorHAnsi" w:cstheme="minorHAnsi"/>
              </w:rPr>
              <w:t>0.05</w:t>
            </w:r>
          </w:p>
        </w:tc>
        <w:tc>
          <w:tcPr>
            <w:tcW w:w="1980" w:type="dxa"/>
          </w:tcPr>
          <w:p w14:paraId="7626157F" w14:textId="77777777" w:rsidR="00CE68A4" w:rsidRPr="00B549C1" w:rsidRDefault="00CE68A4" w:rsidP="002F71A5">
            <w:pPr>
              <w:tabs>
                <w:tab w:val="clear" w:pos="9360"/>
              </w:tabs>
              <w:rPr>
                <w:rFonts w:asciiTheme="minorHAnsi" w:hAnsiTheme="minorHAnsi" w:cstheme="minorHAnsi"/>
              </w:rPr>
            </w:pPr>
            <w:r>
              <w:rPr>
                <w:rFonts w:asciiTheme="minorHAnsi" w:hAnsiTheme="minorHAnsi" w:cstheme="minorHAnsi"/>
              </w:rPr>
              <w:t>4 March 2014</w:t>
            </w:r>
          </w:p>
        </w:tc>
        <w:tc>
          <w:tcPr>
            <w:tcW w:w="6570" w:type="dxa"/>
          </w:tcPr>
          <w:p w14:paraId="76261580" w14:textId="77777777" w:rsidR="00CE68A4" w:rsidRPr="00B549C1" w:rsidRDefault="00CE68A4" w:rsidP="00232AD2">
            <w:pPr>
              <w:tabs>
                <w:tab w:val="clear" w:pos="9360"/>
              </w:tabs>
              <w:rPr>
                <w:rFonts w:asciiTheme="minorHAnsi" w:hAnsiTheme="minorHAnsi" w:cstheme="minorHAnsi"/>
              </w:rPr>
            </w:pPr>
            <w:r>
              <w:rPr>
                <w:rFonts w:asciiTheme="minorHAnsi" w:hAnsiTheme="minorHAnsi" w:cstheme="minorHAnsi"/>
              </w:rPr>
              <w:t>Updates from the review meeting held on 2/20.</w:t>
            </w:r>
          </w:p>
        </w:tc>
      </w:tr>
      <w:tr w:rsidR="00CE68A4" w:rsidRPr="00B549C1" w14:paraId="76261585" w14:textId="77777777" w:rsidTr="00C13218">
        <w:tc>
          <w:tcPr>
            <w:tcW w:w="1008" w:type="dxa"/>
          </w:tcPr>
          <w:p w14:paraId="76261582" w14:textId="77777777" w:rsidR="00CE68A4" w:rsidRPr="00B549C1" w:rsidRDefault="00CE68A4" w:rsidP="002F71A5">
            <w:pPr>
              <w:tabs>
                <w:tab w:val="clear" w:pos="9360"/>
              </w:tabs>
              <w:rPr>
                <w:rFonts w:asciiTheme="minorHAnsi" w:hAnsiTheme="minorHAnsi" w:cstheme="minorHAnsi"/>
              </w:rPr>
            </w:pPr>
            <w:r>
              <w:rPr>
                <w:rFonts w:asciiTheme="minorHAnsi" w:hAnsiTheme="minorHAnsi" w:cstheme="minorHAnsi"/>
              </w:rPr>
              <w:t>0.04</w:t>
            </w:r>
          </w:p>
        </w:tc>
        <w:tc>
          <w:tcPr>
            <w:tcW w:w="1980" w:type="dxa"/>
          </w:tcPr>
          <w:p w14:paraId="76261583" w14:textId="77777777" w:rsidR="00CE68A4" w:rsidRPr="00B549C1" w:rsidRDefault="00CE68A4" w:rsidP="002F71A5">
            <w:pPr>
              <w:tabs>
                <w:tab w:val="clear" w:pos="9360"/>
              </w:tabs>
              <w:rPr>
                <w:rFonts w:asciiTheme="minorHAnsi" w:hAnsiTheme="minorHAnsi" w:cstheme="minorHAnsi"/>
              </w:rPr>
            </w:pPr>
            <w:r>
              <w:rPr>
                <w:rFonts w:asciiTheme="minorHAnsi" w:hAnsiTheme="minorHAnsi" w:cstheme="minorHAnsi"/>
              </w:rPr>
              <w:t>17 February 2014</w:t>
            </w:r>
          </w:p>
        </w:tc>
        <w:tc>
          <w:tcPr>
            <w:tcW w:w="6570" w:type="dxa"/>
          </w:tcPr>
          <w:p w14:paraId="76261584" w14:textId="77777777" w:rsidR="00CE68A4" w:rsidRPr="00B549C1" w:rsidRDefault="00CE68A4" w:rsidP="002F71A5">
            <w:pPr>
              <w:tabs>
                <w:tab w:val="clear" w:pos="9360"/>
              </w:tabs>
              <w:rPr>
                <w:rFonts w:asciiTheme="minorHAnsi" w:hAnsiTheme="minorHAnsi" w:cstheme="minorHAnsi"/>
              </w:rPr>
            </w:pPr>
            <w:r>
              <w:rPr>
                <w:rFonts w:asciiTheme="minorHAnsi" w:hAnsiTheme="minorHAnsi" w:cstheme="minorHAnsi"/>
              </w:rPr>
              <w:t>Updated by Nancy Jones with the requirements for Crossroads</w:t>
            </w:r>
          </w:p>
        </w:tc>
      </w:tr>
      <w:tr w:rsidR="00CE68A4" w:rsidRPr="00B549C1" w14:paraId="76261589" w14:textId="77777777" w:rsidTr="00C13218">
        <w:tc>
          <w:tcPr>
            <w:tcW w:w="1008" w:type="dxa"/>
          </w:tcPr>
          <w:p w14:paraId="76261586" w14:textId="77777777" w:rsidR="00CE68A4" w:rsidRDefault="00CE68A4" w:rsidP="002F71A5">
            <w:pPr>
              <w:tabs>
                <w:tab w:val="clear" w:pos="9360"/>
              </w:tabs>
              <w:rPr>
                <w:rFonts w:asciiTheme="minorHAnsi" w:hAnsiTheme="minorHAnsi" w:cstheme="minorHAnsi"/>
              </w:rPr>
            </w:pPr>
            <w:r>
              <w:rPr>
                <w:rFonts w:asciiTheme="minorHAnsi" w:hAnsiTheme="minorHAnsi" w:cstheme="minorHAnsi"/>
              </w:rPr>
              <w:t>0.03</w:t>
            </w:r>
          </w:p>
        </w:tc>
        <w:tc>
          <w:tcPr>
            <w:tcW w:w="1980" w:type="dxa"/>
          </w:tcPr>
          <w:p w14:paraId="76261587" w14:textId="77777777" w:rsidR="00CE68A4" w:rsidRPr="00B549C1" w:rsidRDefault="00CE68A4" w:rsidP="002F71A5">
            <w:pPr>
              <w:tabs>
                <w:tab w:val="clear" w:pos="9360"/>
              </w:tabs>
              <w:rPr>
                <w:rFonts w:asciiTheme="minorHAnsi" w:hAnsiTheme="minorHAnsi" w:cstheme="minorHAnsi"/>
              </w:rPr>
            </w:pPr>
          </w:p>
        </w:tc>
        <w:tc>
          <w:tcPr>
            <w:tcW w:w="6570" w:type="dxa"/>
          </w:tcPr>
          <w:p w14:paraId="76261588" w14:textId="77777777" w:rsidR="00CE68A4" w:rsidRDefault="00CE68A4" w:rsidP="002F71A5">
            <w:pPr>
              <w:tabs>
                <w:tab w:val="clear" w:pos="9360"/>
              </w:tabs>
              <w:rPr>
                <w:rFonts w:asciiTheme="minorHAnsi" w:hAnsiTheme="minorHAnsi" w:cstheme="minorHAnsi"/>
              </w:rPr>
            </w:pPr>
            <w:r>
              <w:rPr>
                <w:rFonts w:asciiTheme="minorHAnsi" w:hAnsiTheme="minorHAnsi" w:cstheme="minorHAnsi"/>
              </w:rPr>
              <w:t>Input from 011414 and 011614 meetings.</w:t>
            </w:r>
          </w:p>
        </w:tc>
      </w:tr>
      <w:tr w:rsidR="00CE68A4" w:rsidRPr="00B549C1" w14:paraId="7626158D" w14:textId="77777777" w:rsidTr="00C13218">
        <w:tc>
          <w:tcPr>
            <w:tcW w:w="1008" w:type="dxa"/>
          </w:tcPr>
          <w:p w14:paraId="7626158A" w14:textId="77777777" w:rsidR="00CE68A4" w:rsidRPr="00B549C1" w:rsidRDefault="00CE68A4" w:rsidP="002F71A5">
            <w:pPr>
              <w:tabs>
                <w:tab w:val="clear" w:pos="9360"/>
              </w:tabs>
              <w:rPr>
                <w:rFonts w:asciiTheme="minorHAnsi" w:hAnsiTheme="minorHAnsi" w:cstheme="minorHAnsi"/>
              </w:rPr>
            </w:pPr>
            <w:r>
              <w:rPr>
                <w:rFonts w:asciiTheme="minorHAnsi" w:hAnsiTheme="minorHAnsi" w:cstheme="minorHAnsi"/>
              </w:rPr>
              <w:t>0.02</w:t>
            </w:r>
          </w:p>
        </w:tc>
        <w:tc>
          <w:tcPr>
            <w:tcW w:w="1980" w:type="dxa"/>
          </w:tcPr>
          <w:p w14:paraId="7626158B" w14:textId="77777777" w:rsidR="00CE68A4" w:rsidRPr="00B549C1" w:rsidRDefault="00CE68A4" w:rsidP="002F71A5">
            <w:pPr>
              <w:tabs>
                <w:tab w:val="clear" w:pos="9360"/>
              </w:tabs>
              <w:rPr>
                <w:rFonts w:asciiTheme="minorHAnsi" w:hAnsiTheme="minorHAnsi" w:cstheme="minorHAnsi"/>
              </w:rPr>
            </w:pPr>
          </w:p>
        </w:tc>
        <w:tc>
          <w:tcPr>
            <w:tcW w:w="6570" w:type="dxa"/>
          </w:tcPr>
          <w:p w14:paraId="7626158C" w14:textId="77777777" w:rsidR="00CE68A4" w:rsidRPr="00B549C1" w:rsidRDefault="00CE68A4" w:rsidP="002F71A5">
            <w:pPr>
              <w:tabs>
                <w:tab w:val="clear" w:pos="9360"/>
              </w:tabs>
              <w:rPr>
                <w:rFonts w:asciiTheme="minorHAnsi" w:hAnsiTheme="minorHAnsi" w:cstheme="minorHAnsi"/>
              </w:rPr>
            </w:pPr>
          </w:p>
        </w:tc>
      </w:tr>
      <w:tr w:rsidR="00CE68A4" w:rsidRPr="00B549C1" w14:paraId="76261591" w14:textId="77777777" w:rsidTr="00C13218">
        <w:tc>
          <w:tcPr>
            <w:tcW w:w="1008" w:type="dxa"/>
          </w:tcPr>
          <w:p w14:paraId="7626158E" w14:textId="77777777" w:rsidR="00CE68A4" w:rsidRPr="00B549C1" w:rsidRDefault="00CE68A4" w:rsidP="00B25FA9">
            <w:pPr>
              <w:tabs>
                <w:tab w:val="clear" w:pos="9360"/>
              </w:tabs>
              <w:rPr>
                <w:rFonts w:asciiTheme="minorHAnsi" w:hAnsiTheme="minorHAnsi" w:cstheme="minorHAnsi"/>
              </w:rPr>
            </w:pPr>
            <w:r w:rsidRPr="00B549C1">
              <w:rPr>
                <w:rFonts w:asciiTheme="minorHAnsi" w:hAnsiTheme="minorHAnsi" w:cstheme="minorHAnsi"/>
              </w:rPr>
              <w:t>0.1</w:t>
            </w:r>
          </w:p>
        </w:tc>
        <w:tc>
          <w:tcPr>
            <w:tcW w:w="1980" w:type="dxa"/>
          </w:tcPr>
          <w:p w14:paraId="7626158F" w14:textId="77777777" w:rsidR="00CE68A4" w:rsidRPr="00B549C1" w:rsidRDefault="00CE68A4" w:rsidP="005B1BA2">
            <w:pPr>
              <w:tabs>
                <w:tab w:val="clear" w:pos="9360"/>
              </w:tabs>
              <w:rPr>
                <w:rFonts w:asciiTheme="minorHAnsi" w:hAnsiTheme="minorHAnsi" w:cstheme="minorHAnsi"/>
              </w:rPr>
            </w:pPr>
            <w:r>
              <w:rPr>
                <w:rFonts w:cstheme="minorHAnsi"/>
                <w:iCs/>
              </w:rPr>
              <w:t>11</w:t>
            </w:r>
            <w:r w:rsidRPr="00F67070">
              <w:rPr>
                <w:rFonts w:cstheme="minorHAnsi"/>
                <w:iCs/>
              </w:rPr>
              <w:t>/</w:t>
            </w:r>
            <w:r>
              <w:rPr>
                <w:rFonts w:cstheme="minorHAnsi"/>
                <w:iCs/>
              </w:rPr>
              <w:t>18</w:t>
            </w:r>
            <w:r w:rsidRPr="00F67070">
              <w:rPr>
                <w:rFonts w:cstheme="minorHAnsi"/>
                <w:iCs/>
              </w:rPr>
              <w:t>/</w:t>
            </w:r>
            <w:r>
              <w:rPr>
                <w:rFonts w:cstheme="minorHAnsi"/>
                <w:iCs/>
              </w:rPr>
              <w:t>2013</w:t>
            </w:r>
          </w:p>
        </w:tc>
        <w:tc>
          <w:tcPr>
            <w:tcW w:w="6570" w:type="dxa"/>
          </w:tcPr>
          <w:p w14:paraId="76261590" w14:textId="77777777" w:rsidR="00CE68A4" w:rsidRPr="00B549C1" w:rsidRDefault="00CE68A4" w:rsidP="00B25FA9">
            <w:pPr>
              <w:tabs>
                <w:tab w:val="clear" w:pos="9360"/>
              </w:tabs>
              <w:rPr>
                <w:rFonts w:asciiTheme="minorHAnsi" w:hAnsiTheme="minorHAnsi" w:cstheme="minorHAnsi"/>
              </w:rPr>
            </w:pPr>
            <w:r w:rsidRPr="00B549C1">
              <w:rPr>
                <w:rFonts w:asciiTheme="minorHAnsi" w:hAnsiTheme="minorHAnsi" w:cstheme="minorHAnsi"/>
              </w:rPr>
              <w:t xml:space="preserve">Initial Release </w:t>
            </w:r>
          </w:p>
        </w:tc>
      </w:tr>
    </w:tbl>
    <w:p w14:paraId="76261592" w14:textId="77777777" w:rsidR="00B25FA9" w:rsidRPr="00B549C1" w:rsidRDefault="00B25FA9" w:rsidP="00B25FA9">
      <w:pPr>
        <w:tabs>
          <w:tab w:val="clear" w:pos="9360"/>
        </w:tabs>
        <w:rPr>
          <w:rFonts w:asciiTheme="minorHAnsi" w:hAnsiTheme="minorHAnsi" w:cstheme="minorHAnsi"/>
        </w:rPr>
      </w:pPr>
    </w:p>
    <w:p w14:paraId="76261593" w14:textId="77777777" w:rsidR="00B25FA9" w:rsidRPr="00C57749" w:rsidRDefault="00B25FA9" w:rsidP="00B25FA9">
      <w:pPr>
        <w:tabs>
          <w:tab w:val="clear" w:pos="9360"/>
        </w:tabs>
        <w:rPr>
          <w:rFonts w:asciiTheme="minorHAnsi" w:hAnsiTheme="minorHAnsi" w:cstheme="minorHAnsi"/>
          <w:color w:val="FF0000"/>
        </w:rPr>
      </w:pPr>
    </w:p>
    <w:p w14:paraId="76261594" w14:textId="77777777" w:rsidR="00CE68A4" w:rsidRDefault="00CE68A4" w:rsidP="00B25FA9">
      <w:pPr>
        <w:tabs>
          <w:tab w:val="clear" w:pos="9360"/>
        </w:tabs>
        <w:rPr>
          <w:rFonts w:asciiTheme="minorHAnsi" w:hAnsiTheme="minorHAnsi" w:cstheme="minorHAnsi"/>
          <w:b/>
          <w:sz w:val="28"/>
        </w:rPr>
      </w:pPr>
    </w:p>
    <w:p w14:paraId="76261595" w14:textId="77777777" w:rsidR="00CE68A4" w:rsidRDefault="00CE68A4" w:rsidP="00B25FA9">
      <w:pPr>
        <w:tabs>
          <w:tab w:val="clear" w:pos="9360"/>
        </w:tabs>
        <w:rPr>
          <w:rFonts w:asciiTheme="minorHAnsi" w:hAnsiTheme="minorHAnsi" w:cstheme="minorHAnsi"/>
          <w:b/>
          <w:sz w:val="28"/>
        </w:rPr>
      </w:pPr>
    </w:p>
    <w:p w14:paraId="76261596" w14:textId="77777777" w:rsidR="00CE68A4" w:rsidRDefault="00CE68A4" w:rsidP="00B25FA9">
      <w:pPr>
        <w:tabs>
          <w:tab w:val="clear" w:pos="9360"/>
        </w:tabs>
        <w:rPr>
          <w:rFonts w:asciiTheme="minorHAnsi" w:hAnsiTheme="minorHAnsi" w:cstheme="minorHAnsi"/>
          <w:b/>
          <w:sz w:val="28"/>
        </w:rPr>
      </w:pPr>
    </w:p>
    <w:p w14:paraId="76261597" w14:textId="77777777" w:rsidR="00CE68A4" w:rsidRDefault="00CE68A4" w:rsidP="00B25FA9">
      <w:pPr>
        <w:tabs>
          <w:tab w:val="clear" w:pos="9360"/>
        </w:tabs>
        <w:rPr>
          <w:rFonts w:asciiTheme="minorHAnsi" w:hAnsiTheme="minorHAnsi" w:cstheme="minorHAnsi"/>
          <w:b/>
          <w:sz w:val="28"/>
        </w:rPr>
      </w:pPr>
    </w:p>
    <w:p w14:paraId="76261598" w14:textId="77777777" w:rsidR="00CE68A4" w:rsidRDefault="00CE68A4" w:rsidP="00B25FA9">
      <w:pPr>
        <w:tabs>
          <w:tab w:val="clear" w:pos="9360"/>
        </w:tabs>
        <w:rPr>
          <w:rFonts w:asciiTheme="minorHAnsi" w:hAnsiTheme="minorHAnsi" w:cstheme="minorHAnsi"/>
          <w:b/>
          <w:sz w:val="28"/>
        </w:rPr>
      </w:pPr>
    </w:p>
    <w:p w14:paraId="76261599" w14:textId="77777777" w:rsidR="00CE68A4" w:rsidRDefault="00CE68A4" w:rsidP="00B25FA9">
      <w:pPr>
        <w:tabs>
          <w:tab w:val="clear" w:pos="9360"/>
        </w:tabs>
        <w:rPr>
          <w:rFonts w:asciiTheme="minorHAnsi" w:hAnsiTheme="minorHAnsi" w:cstheme="minorHAnsi"/>
          <w:b/>
          <w:sz w:val="28"/>
        </w:rPr>
      </w:pPr>
    </w:p>
    <w:p w14:paraId="0257F0D0" w14:textId="02BE071A" w:rsidR="00632820" w:rsidRDefault="00632820">
      <w:pPr>
        <w:tabs>
          <w:tab w:val="clear" w:pos="9360"/>
        </w:tabs>
        <w:rPr>
          <w:rFonts w:asciiTheme="minorHAnsi" w:hAnsiTheme="minorHAnsi" w:cstheme="minorHAnsi"/>
          <w:b/>
          <w:sz w:val="28"/>
        </w:rPr>
      </w:pPr>
    </w:p>
    <w:p w14:paraId="4F231204" w14:textId="77777777" w:rsidR="00632820" w:rsidRDefault="00632820">
      <w:pPr>
        <w:tabs>
          <w:tab w:val="clear" w:pos="9360"/>
        </w:tabs>
        <w:rPr>
          <w:rFonts w:asciiTheme="minorHAnsi" w:hAnsiTheme="minorHAnsi" w:cstheme="minorHAnsi"/>
          <w:b/>
          <w:sz w:val="28"/>
        </w:rPr>
      </w:pPr>
    </w:p>
    <w:p w14:paraId="7626159C" w14:textId="2F26E625" w:rsidR="00B25FA9" w:rsidRPr="00B549C1" w:rsidRDefault="00B25FA9" w:rsidP="00B25FA9">
      <w:pPr>
        <w:tabs>
          <w:tab w:val="clear" w:pos="9360"/>
        </w:tabs>
        <w:rPr>
          <w:rFonts w:asciiTheme="minorHAnsi" w:hAnsiTheme="minorHAnsi" w:cstheme="minorHAnsi"/>
          <w:b/>
          <w:sz w:val="28"/>
        </w:rPr>
      </w:pPr>
      <w:r w:rsidRPr="00B549C1">
        <w:rPr>
          <w:rFonts w:asciiTheme="minorHAnsi" w:hAnsiTheme="minorHAnsi" w:cstheme="minorHAnsi"/>
          <w:b/>
          <w:sz w:val="28"/>
        </w:rPr>
        <w:t>Table of Contents</w:t>
      </w:r>
    </w:p>
    <w:p w14:paraId="7626159D" w14:textId="77777777" w:rsidR="00B25FA9" w:rsidRPr="00B549C1" w:rsidRDefault="00B25FA9" w:rsidP="00B25FA9">
      <w:pPr>
        <w:tabs>
          <w:tab w:val="clear" w:pos="9360"/>
        </w:tabs>
        <w:rPr>
          <w:rFonts w:asciiTheme="minorHAnsi" w:hAnsiTheme="minorHAnsi" w:cstheme="minorHAnsi"/>
        </w:rPr>
      </w:pPr>
    </w:p>
    <w:p w14:paraId="7626159E" w14:textId="77777777" w:rsidR="00CE68A4" w:rsidRDefault="00C7693B">
      <w:pPr>
        <w:pStyle w:val="TOC1"/>
        <w:rPr>
          <w:rFonts w:asciiTheme="minorHAnsi" w:eastAsiaTheme="minorEastAsia" w:hAnsiTheme="minorHAnsi" w:cstheme="minorBidi"/>
          <w:b w:val="0"/>
          <w:bCs w:val="0"/>
          <w:iCs w:val="0"/>
          <w:caps w:val="0"/>
          <w:sz w:val="22"/>
          <w:szCs w:val="22"/>
        </w:rPr>
      </w:pPr>
      <w:r>
        <w:rPr>
          <w:rFonts w:asciiTheme="minorHAnsi" w:hAnsiTheme="minorHAnsi" w:cstheme="minorHAnsi"/>
          <w:b w:val="0"/>
          <w:bCs w:val="0"/>
          <w:i/>
          <w:iCs w:val="0"/>
          <w:caps w:val="0"/>
          <w:sz w:val="24"/>
          <w:szCs w:val="24"/>
        </w:rPr>
        <w:fldChar w:fldCharType="begin"/>
      </w:r>
      <w:r>
        <w:rPr>
          <w:rFonts w:asciiTheme="minorHAnsi" w:hAnsiTheme="minorHAnsi" w:cstheme="minorHAnsi"/>
          <w:b w:val="0"/>
          <w:bCs w:val="0"/>
          <w:i/>
          <w:iCs w:val="0"/>
          <w:caps w:val="0"/>
          <w:sz w:val="24"/>
          <w:szCs w:val="24"/>
        </w:rPr>
        <w:instrText xml:space="preserve"> TOC \o "2-3" \h \z \t "Heading 1,1" </w:instrText>
      </w:r>
      <w:r>
        <w:rPr>
          <w:rFonts w:asciiTheme="minorHAnsi" w:hAnsiTheme="minorHAnsi" w:cstheme="minorHAnsi"/>
          <w:b w:val="0"/>
          <w:bCs w:val="0"/>
          <w:i/>
          <w:iCs w:val="0"/>
          <w:caps w:val="0"/>
          <w:sz w:val="24"/>
          <w:szCs w:val="24"/>
        </w:rPr>
        <w:fldChar w:fldCharType="separate"/>
      </w:r>
      <w:hyperlink w:anchor="_Toc394407654" w:history="1">
        <w:r w:rsidR="00CE68A4" w:rsidRPr="009A6864">
          <w:rPr>
            <w:rStyle w:val="Hyperlink"/>
            <w:rFonts w:cstheme="minorHAnsi"/>
          </w:rPr>
          <w:t>1</w:t>
        </w:r>
        <w:r w:rsidR="00CE68A4">
          <w:rPr>
            <w:rFonts w:asciiTheme="minorHAnsi" w:eastAsiaTheme="minorEastAsia" w:hAnsiTheme="minorHAnsi" w:cstheme="minorBidi"/>
            <w:b w:val="0"/>
            <w:bCs w:val="0"/>
            <w:iCs w:val="0"/>
            <w:caps w:val="0"/>
            <w:sz w:val="22"/>
            <w:szCs w:val="22"/>
          </w:rPr>
          <w:tab/>
        </w:r>
        <w:r w:rsidR="00CE68A4" w:rsidRPr="009A6864">
          <w:rPr>
            <w:rStyle w:val="Hyperlink"/>
            <w:rFonts w:cstheme="minorHAnsi"/>
          </w:rPr>
          <w:t>Introduction</w:t>
        </w:r>
        <w:r w:rsidR="00CE68A4">
          <w:rPr>
            <w:webHidden/>
          </w:rPr>
          <w:tab/>
        </w:r>
        <w:r w:rsidR="00CE68A4">
          <w:rPr>
            <w:webHidden/>
          </w:rPr>
          <w:fldChar w:fldCharType="begin"/>
        </w:r>
        <w:r w:rsidR="00CE68A4">
          <w:rPr>
            <w:webHidden/>
          </w:rPr>
          <w:instrText xml:space="preserve"> PAGEREF _Toc394407654 \h </w:instrText>
        </w:r>
        <w:r w:rsidR="00CE68A4">
          <w:rPr>
            <w:webHidden/>
          </w:rPr>
        </w:r>
        <w:r w:rsidR="00CE68A4">
          <w:rPr>
            <w:webHidden/>
          </w:rPr>
          <w:fldChar w:fldCharType="separate"/>
        </w:r>
        <w:r w:rsidR="001409C8">
          <w:rPr>
            <w:webHidden/>
          </w:rPr>
          <w:t>6</w:t>
        </w:r>
        <w:r w:rsidR="00CE68A4">
          <w:rPr>
            <w:webHidden/>
          </w:rPr>
          <w:fldChar w:fldCharType="end"/>
        </w:r>
      </w:hyperlink>
    </w:p>
    <w:p w14:paraId="7626159F" w14:textId="77777777" w:rsidR="00CE68A4" w:rsidRDefault="00E01269">
      <w:pPr>
        <w:pStyle w:val="TOC2"/>
        <w:rPr>
          <w:rFonts w:asciiTheme="minorHAnsi" w:eastAsiaTheme="minorEastAsia" w:hAnsiTheme="minorHAnsi" w:cstheme="minorBidi"/>
          <w:b w:val="0"/>
          <w:bCs w:val="0"/>
          <w:smallCaps w:val="0"/>
          <w:sz w:val="22"/>
        </w:rPr>
      </w:pPr>
      <w:hyperlink w:anchor="_Toc394407655" w:history="1">
        <w:r w:rsidR="00CE68A4" w:rsidRPr="009A6864">
          <w:rPr>
            <w:rStyle w:val="Hyperlink"/>
          </w:rPr>
          <w:t>1.1</w:t>
        </w:r>
        <w:r w:rsidR="00CE68A4">
          <w:rPr>
            <w:rFonts w:asciiTheme="minorHAnsi" w:eastAsiaTheme="minorEastAsia" w:hAnsiTheme="minorHAnsi" w:cstheme="minorBidi"/>
            <w:b w:val="0"/>
            <w:bCs w:val="0"/>
            <w:smallCaps w:val="0"/>
            <w:sz w:val="22"/>
          </w:rPr>
          <w:tab/>
        </w:r>
        <w:r w:rsidR="00CE68A4" w:rsidRPr="009A6864">
          <w:rPr>
            <w:rStyle w:val="Hyperlink"/>
          </w:rPr>
          <w:t>Description of the Enhancement Request/Scope</w:t>
        </w:r>
        <w:r w:rsidR="00CE68A4">
          <w:rPr>
            <w:webHidden/>
          </w:rPr>
          <w:tab/>
        </w:r>
        <w:r w:rsidR="00CE68A4">
          <w:rPr>
            <w:webHidden/>
          </w:rPr>
          <w:fldChar w:fldCharType="begin"/>
        </w:r>
        <w:r w:rsidR="00CE68A4">
          <w:rPr>
            <w:webHidden/>
          </w:rPr>
          <w:instrText xml:space="preserve"> PAGEREF _Toc394407655 \h </w:instrText>
        </w:r>
        <w:r w:rsidR="00CE68A4">
          <w:rPr>
            <w:webHidden/>
          </w:rPr>
        </w:r>
        <w:r w:rsidR="00CE68A4">
          <w:rPr>
            <w:webHidden/>
          </w:rPr>
          <w:fldChar w:fldCharType="separate"/>
        </w:r>
        <w:r w:rsidR="001409C8">
          <w:rPr>
            <w:webHidden/>
          </w:rPr>
          <w:t>6</w:t>
        </w:r>
        <w:r w:rsidR="00CE68A4">
          <w:rPr>
            <w:webHidden/>
          </w:rPr>
          <w:fldChar w:fldCharType="end"/>
        </w:r>
      </w:hyperlink>
    </w:p>
    <w:p w14:paraId="762615A0" w14:textId="77777777" w:rsidR="00CE68A4" w:rsidRDefault="00E01269">
      <w:pPr>
        <w:pStyle w:val="TOC3"/>
        <w:rPr>
          <w:rFonts w:asciiTheme="minorHAnsi" w:eastAsiaTheme="minorEastAsia" w:hAnsiTheme="minorHAnsi" w:cstheme="minorBidi"/>
          <w:sz w:val="22"/>
        </w:rPr>
      </w:pPr>
      <w:hyperlink w:anchor="_Toc394407656" w:history="1">
        <w:r w:rsidR="00CE68A4" w:rsidRPr="009A6864">
          <w:rPr>
            <w:rStyle w:val="Hyperlink"/>
            <w14:scene3d>
              <w14:camera w14:prst="orthographicFront"/>
              <w14:lightRig w14:rig="threePt" w14:dir="t">
                <w14:rot w14:lat="0" w14:lon="0" w14:rev="0"/>
              </w14:lightRig>
            </w14:scene3d>
          </w:rPr>
          <w:t>1.1.1</w:t>
        </w:r>
        <w:r w:rsidR="00CE68A4">
          <w:rPr>
            <w:rFonts w:asciiTheme="minorHAnsi" w:eastAsiaTheme="minorEastAsia" w:hAnsiTheme="minorHAnsi" w:cstheme="minorBidi"/>
            <w:sz w:val="22"/>
          </w:rPr>
          <w:tab/>
        </w:r>
        <w:r w:rsidR="00CE68A4" w:rsidRPr="009A6864">
          <w:rPr>
            <w:rStyle w:val="Hyperlink"/>
          </w:rPr>
          <w:t>Impacted Pods</w:t>
        </w:r>
        <w:r w:rsidR="00CE68A4">
          <w:rPr>
            <w:webHidden/>
          </w:rPr>
          <w:tab/>
        </w:r>
        <w:r w:rsidR="00CE68A4">
          <w:rPr>
            <w:webHidden/>
          </w:rPr>
          <w:fldChar w:fldCharType="begin"/>
        </w:r>
        <w:r w:rsidR="00CE68A4">
          <w:rPr>
            <w:webHidden/>
          </w:rPr>
          <w:instrText xml:space="preserve"> PAGEREF _Toc394407656 \h </w:instrText>
        </w:r>
        <w:r w:rsidR="00CE68A4">
          <w:rPr>
            <w:webHidden/>
          </w:rPr>
        </w:r>
        <w:r w:rsidR="00CE68A4">
          <w:rPr>
            <w:webHidden/>
          </w:rPr>
          <w:fldChar w:fldCharType="separate"/>
        </w:r>
        <w:r w:rsidR="001409C8">
          <w:rPr>
            <w:webHidden/>
          </w:rPr>
          <w:t>6</w:t>
        </w:r>
        <w:r w:rsidR="00CE68A4">
          <w:rPr>
            <w:webHidden/>
          </w:rPr>
          <w:fldChar w:fldCharType="end"/>
        </w:r>
      </w:hyperlink>
    </w:p>
    <w:p w14:paraId="762615A1" w14:textId="77777777" w:rsidR="00CE68A4" w:rsidRDefault="00E01269">
      <w:pPr>
        <w:pStyle w:val="TOC3"/>
        <w:rPr>
          <w:rFonts w:asciiTheme="minorHAnsi" w:eastAsiaTheme="minorEastAsia" w:hAnsiTheme="minorHAnsi" w:cstheme="minorBidi"/>
          <w:sz w:val="22"/>
        </w:rPr>
      </w:pPr>
      <w:hyperlink w:anchor="_Toc394407657" w:history="1">
        <w:r w:rsidR="00CE68A4" w:rsidRPr="009A6864">
          <w:rPr>
            <w:rStyle w:val="Hyperlink"/>
            <w14:scene3d>
              <w14:camera w14:prst="orthographicFront"/>
              <w14:lightRig w14:rig="threePt" w14:dir="t">
                <w14:rot w14:lat="0" w14:lon="0" w14:rev="0"/>
              </w14:lightRig>
            </w14:scene3d>
          </w:rPr>
          <w:t>1.1.2</w:t>
        </w:r>
        <w:r w:rsidR="00CE68A4">
          <w:rPr>
            <w:rFonts w:asciiTheme="minorHAnsi" w:eastAsiaTheme="minorEastAsia" w:hAnsiTheme="minorHAnsi" w:cstheme="minorBidi"/>
            <w:sz w:val="22"/>
          </w:rPr>
          <w:tab/>
        </w:r>
        <w:r w:rsidR="00CE68A4" w:rsidRPr="009A6864">
          <w:rPr>
            <w:rStyle w:val="Hyperlink"/>
          </w:rPr>
          <w:t>Multiple Releases</w:t>
        </w:r>
        <w:r w:rsidR="00CE68A4">
          <w:rPr>
            <w:webHidden/>
          </w:rPr>
          <w:tab/>
        </w:r>
        <w:r w:rsidR="00CE68A4">
          <w:rPr>
            <w:webHidden/>
          </w:rPr>
          <w:fldChar w:fldCharType="begin"/>
        </w:r>
        <w:r w:rsidR="00CE68A4">
          <w:rPr>
            <w:webHidden/>
          </w:rPr>
          <w:instrText xml:space="preserve"> PAGEREF _Toc394407657 \h </w:instrText>
        </w:r>
        <w:r w:rsidR="00CE68A4">
          <w:rPr>
            <w:webHidden/>
          </w:rPr>
        </w:r>
        <w:r w:rsidR="00CE68A4">
          <w:rPr>
            <w:webHidden/>
          </w:rPr>
          <w:fldChar w:fldCharType="separate"/>
        </w:r>
        <w:r w:rsidR="001409C8">
          <w:rPr>
            <w:webHidden/>
          </w:rPr>
          <w:t>6</w:t>
        </w:r>
        <w:r w:rsidR="00CE68A4">
          <w:rPr>
            <w:webHidden/>
          </w:rPr>
          <w:fldChar w:fldCharType="end"/>
        </w:r>
      </w:hyperlink>
    </w:p>
    <w:p w14:paraId="762615A2" w14:textId="77777777" w:rsidR="00CE68A4" w:rsidRDefault="00E01269">
      <w:pPr>
        <w:pStyle w:val="TOC2"/>
        <w:rPr>
          <w:rFonts w:asciiTheme="minorHAnsi" w:eastAsiaTheme="minorEastAsia" w:hAnsiTheme="minorHAnsi" w:cstheme="minorBidi"/>
          <w:b w:val="0"/>
          <w:bCs w:val="0"/>
          <w:smallCaps w:val="0"/>
          <w:sz w:val="22"/>
        </w:rPr>
      </w:pPr>
      <w:hyperlink w:anchor="_Toc394407658" w:history="1">
        <w:r w:rsidR="00CE68A4" w:rsidRPr="009A6864">
          <w:rPr>
            <w:rStyle w:val="Hyperlink"/>
            <w:rFonts w:cstheme="minorHAnsi"/>
          </w:rPr>
          <w:t>1.2</w:t>
        </w:r>
        <w:r w:rsidR="00CE68A4">
          <w:rPr>
            <w:rFonts w:asciiTheme="minorHAnsi" w:eastAsiaTheme="minorEastAsia" w:hAnsiTheme="minorHAnsi" w:cstheme="minorBidi"/>
            <w:b w:val="0"/>
            <w:bCs w:val="0"/>
            <w:smallCaps w:val="0"/>
            <w:sz w:val="22"/>
          </w:rPr>
          <w:tab/>
        </w:r>
        <w:r w:rsidR="00CE68A4" w:rsidRPr="009A6864">
          <w:rPr>
            <w:rStyle w:val="Hyperlink"/>
            <w:rFonts w:cstheme="minorHAnsi"/>
          </w:rPr>
          <w:t>Impacts to Existing Processes</w:t>
        </w:r>
        <w:r w:rsidR="00CE68A4">
          <w:rPr>
            <w:webHidden/>
          </w:rPr>
          <w:tab/>
        </w:r>
        <w:r w:rsidR="00CE68A4">
          <w:rPr>
            <w:webHidden/>
          </w:rPr>
          <w:fldChar w:fldCharType="begin"/>
        </w:r>
        <w:r w:rsidR="00CE68A4">
          <w:rPr>
            <w:webHidden/>
          </w:rPr>
          <w:instrText xml:space="preserve"> PAGEREF _Toc394407658 \h </w:instrText>
        </w:r>
        <w:r w:rsidR="00CE68A4">
          <w:rPr>
            <w:webHidden/>
          </w:rPr>
        </w:r>
        <w:r w:rsidR="00CE68A4">
          <w:rPr>
            <w:webHidden/>
          </w:rPr>
          <w:fldChar w:fldCharType="separate"/>
        </w:r>
        <w:r w:rsidR="001409C8">
          <w:rPr>
            <w:webHidden/>
          </w:rPr>
          <w:t>7</w:t>
        </w:r>
        <w:r w:rsidR="00CE68A4">
          <w:rPr>
            <w:webHidden/>
          </w:rPr>
          <w:fldChar w:fldCharType="end"/>
        </w:r>
      </w:hyperlink>
    </w:p>
    <w:p w14:paraId="762615A3" w14:textId="77777777" w:rsidR="00CE68A4" w:rsidRDefault="00E01269">
      <w:pPr>
        <w:pStyle w:val="TOC3"/>
        <w:rPr>
          <w:rFonts w:asciiTheme="minorHAnsi" w:eastAsiaTheme="minorEastAsia" w:hAnsiTheme="minorHAnsi" w:cstheme="minorBidi"/>
          <w:sz w:val="22"/>
        </w:rPr>
      </w:pPr>
      <w:hyperlink w:anchor="_Toc394407659" w:history="1">
        <w:r w:rsidR="00CE68A4" w:rsidRPr="009A6864">
          <w:rPr>
            <w:rStyle w:val="Hyperlink"/>
            <w14:scene3d>
              <w14:camera w14:prst="orthographicFront"/>
              <w14:lightRig w14:rig="threePt" w14:dir="t">
                <w14:rot w14:lat="0" w14:lon="0" w14:rev="0"/>
              </w14:lightRig>
            </w14:scene3d>
          </w:rPr>
          <w:t>1.2.1</w:t>
        </w:r>
        <w:r w:rsidR="00CE68A4">
          <w:rPr>
            <w:rFonts w:asciiTheme="minorHAnsi" w:eastAsiaTheme="minorEastAsia" w:hAnsiTheme="minorHAnsi" w:cstheme="minorBidi"/>
            <w:sz w:val="22"/>
          </w:rPr>
          <w:tab/>
        </w:r>
        <w:r w:rsidR="00CE68A4" w:rsidRPr="009A6864">
          <w:rPr>
            <w:rStyle w:val="Hyperlink"/>
            <w:rFonts w:cstheme="minorHAnsi"/>
          </w:rPr>
          <w:t xml:space="preserve">Assets </w:t>
        </w:r>
        <w:r w:rsidR="00CE68A4" w:rsidRPr="009A6864">
          <w:rPr>
            <w:rStyle w:val="Hyperlink"/>
          </w:rPr>
          <w:t>Impacted</w:t>
        </w:r>
        <w:r w:rsidR="00CE68A4">
          <w:rPr>
            <w:webHidden/>
          </w:rPr>
          <w:tab/>
        </w:r>
        <w:r w:rsidR="00CE68A4">
          <w:rPr>
            <w:webHidden/>
          </w:rPr>
          <w:fldChar w:fldCharType="begin"/>
        </w:r>
        <w:r w:rsidR="00CE68A4">
          <w:rPr>
            <w:webHidden/>
          </w:rPr>
          <w:instrText xml:space="preserve"> PAGEREF _Toc394407659 \h </w:instrText>
        </w:r>
        <w:r w:rsidR="00CE68A4">
          <w:rPr>
            <w:webHidden/>
          </w:rPr>
        </w:r>
        <w:r w:rsidR="00CE68A4">
          <w:rPr>
            <w:webHidden/>
          </w:rPr>
          <w:fldChar w:fldCharType="separate"/>
        </w:r>
        <w:r w:rsidR="001409C8">
          <w:rPr>
            <w:webHidden/>
          </w:rPr>
          <w:t>7</w:t>
        </w:r>
        <w:r w:rsidR="00CE68A4">
          <w:rPr>
            <w:webHidden/>
          </w:rPr>
          <w:fldChar w:fldCharType="end"/>
        </w:r>
      </w:hyperlink>
    </w:p>
    <w:p w14:paraId="762615A4" w14:textId="77777777" w:rsidR="00CE68A4" w:rsidRDefault="00E01269">
      <w:pPr>
        <w:pStyle w:val="TOC3"/>
        <w:rPr>
          <w:rFonts w:asciiTheme="minorHAnsi" w:eastAsiaTheme="minorEastAsia" w:hAnsiTheme="minorHAnsi" w:cstheme="minorBidi"/>
          <w:sz w:val="22"/>
        </w:rPr>
      </w:pPr>
      <w:hyperlink w:anchor="_Toc394407660" w:history="1">
        <w:r w:rsidR="00CE68A4" w:rsidRPr="009A6864">
          <w:rPr>
            <w:rStyle w:val="Hyperlink"/>
            <w14:scene3d>
              <w14:camera w14:prst="orthographicFront"/>
              <w14:lightRig w14:rig="threePt" w14:dir="t">
                <w14:rot w14:lat="0" w14:lon="0" w14:rev="0"/>
              </w14:lightRig>
            </w14:scene3d>
          </w:rPr>
          <w:t>1.2.2</w:t>
        </w:r>
        <w:r w:rsidR="00CE68A4">
          <w:rPr>
            <w:rFonts w:asciiTheme="minorHAnsi" w:eastAsiaTheme="minorEastAsia" w:hAnsiTheme="minorHAnsi" w:cstheme="minorBidi"/>
            <w:sz w:val="22"/>
          </w:rPr>
          <w:tab/>
        </w:r>
        <w:r w:rsidR="00CE68A4" w:rsidRPr="009A6864">
          <w:rPr>
            <w:rStyle w:val="Hyperlink"/>
          </w:rPr>
          <w:t>Open Issues</w:t>
        </w:r>
        <w:r w:rsidR="00CE68A4">
          <w:rPr>
            <w:webHidden/>
          </w:rPr>
          <w:tab/>
        </w:r>
        <w:r w:rsidR="00CE68A4">
          <w:rPr>
            <w:webHidden/>
          </w:rPr>
          <w:fldChar w:fldCharType="begin"/>
        </w:r>
        <w:r w:rsidR="00CE68A4">
          <w:rPr>
            <w:webHidden/>
          </w:rPr>
          <w:instrText xml:space="preserve"> PAGEREF _Toc394407660 \h </w:instrText>
        </w:r>
        <w:r w:rsidR="00CE68A4">
          <w:rPr>
            <w:webHidden/>
          </w:rPr>
        </w:r>
        <w:r w:rsidR="00CE68A4">
          <w:rPr>
            <w:webHidden/>
          </w:rPr>
          <w:fldChar w:fldCharType="separate"/>
        </w:r>
        <w:r w:rsidR="001409C8">
          <w:rPr>
            <w:webHidden/>
          </w:rPr>
          <w:t>7</w:t>
        </w:r>
        <w:r w:rsidR="00CE68A4">
          <w:rPr>
            <w:webHidden/>
          </w:rPr>
          <w:fldChar w:fldCharType="end"/>
        </w:r>
      </w:hyperlink>
    </w:p>
    <w:p w14:paraId="762615A5" w14:textId="77777777" w:rsidR="00CE68A4" w:rsidRDefault="00E01269">
      <w:pPr>
        <w:pStyle w:val="TOC3"/>
        <w:rPr>
          <w:rFonts w:asciiTheme="minorHAnsi" w:eastAsiaTheme="minorEastAsia" w:hAnsiTheme="minorHAnsi" w:cstheme="minorBidi"/>
          <w:sz w:val="22"/>
        </w:rPr>
      </w:pPr>
      <w:hyperlink w:anchor="_Toc394407661" w:history="1">
        <w:r w:rsidR="00CE68A4" w:rsidRPr="009A6864">
          <w:rPr>
            <w:rStyle w:val="Hyperlink"/>
            <w14:scene3d>
              <w14:camera w14:prst="orthographicFront"/>
              <w14:lightRig w14:rig="threePt" w14:dir="t">
                <w14:rot w14:lat="0" w14:lon="0" w14:rev="0"/>
              </w14:lightRig>
            </w14:scene3d>
          </w:rPr>
          <w:t>1.2.3</w:t>
        </w:r>
        <w:r w:rsidR="00CE68A4">
          <w:rPr>
            <w:rFonts w:asciiTheme="minorHAnsi" w:eastAsiaTheme="minorEastAsia" w:hAnsiTheme="minorHAnsi" w:cstheme="minorBidi"/>
            <w:sz w:val="22"/>
          </w:rPr>
          <w:tab/>
        </w:r>
        <w:r w:rsidR="00CE68A4" w:rsidRPr="009A6864">
          <w:rPr>
            <w:rStyle w:val="Hyperlink"/>
          </w:rPr>
          <w:t>Assumptions</w:t>
        </w:r>
        <w:r w:rsidR="00CE68A4">
          <w:rPr>
            <w:webHidden/>
          </w:rPr>
          <w:tab/>
        </w:r>
        <w:r w:rsidR="00CE68A4">
          <w:rPr>
            <w:webHidden/>
          </w:rPr>
          <w:fldChar w:fldCharType="begin"/>
        </w:r>
        <w:r w:rsidR="00CE68A4">
          <w:rPr>
            <w:webHidden/>
          </w:rPr>
          <w:instrText xml:space="preserve"> PAGEREF _Toc394407661 \h </w:instrText>
        </w:r>
        <w:r w:rsidR="00CE68A4">
          <w:rPr>
            <w:webHidden/>
          </w:rPr>
        </w:r>
        <w:r w:rsidR="00CE68A4">
          <w:rPr>
            <w:webHidden/>
          </w:rPr>
          <w:fldChar w:fldCharType="separate"/>
        </w:r>
        <w:r w:rsidR="001409C8">
          <w:rPr>
            <w:webHidden/>
          </w:rPr>
          <w:t>7</w:t>
        </w:r>
        <w:r w:rsidR="00CE68A4">
          <w:rPr>
            <w:webHidden/>
          </w:rPr>
          <w:fldChar w:fldCharType="end"/>
        </w:r>
      </w:hyperlink>
    </w:p>
    <w:p w14:paraId="762615A6" w14:textId="77777777" w:rsidR="00CE68A4" w:rsidRDefault="00E01269">
      <w:pPr>
        <w:pStyle w:val="TOC3"/>
        <w:rPr>
          <w:rFonts w:asciiTheme="minorHAnsi" w:eastAsiaTheme="minorEastAsia" w:hAnsiTheme="minorHAnsi" w:cstheme="minorBidi"/>
          <w:sz w:val="22"/>
        </w:rPr>
      </w:pPr>
      <w:hyperlink w:anchor="_Toc394407662" w:history="1">
        <w:r w:rsidR="00CE68A4" w:rsidRPr="009A6864">
          <w:rPr>
            <w:rStyle w:val="Hyperlink"/>
            <w14:scene3d>
              <w14:camera w14:prst="orthographicFront"/>
              <w14:lightRig w14:rig="threePt" w14:dir="t">
                <w14:rot w14:lat="0" w14:lon="0" w14:rev="0"/>
              </w14:lightRig>
            </w14:scene3d>
          </w:rPr>
          <w:t>1.2.4</w:t>
        </w:r>
        <w:r w:rsidR="00CE68A4">
          <w:rPr>
            <w:rFonts w:asciiTheme="minorHAnsi" w:eastAsiaTheme="minorEastAsia" w:hAnsiTheme="minorHAnsi" w:cstheme="minorBidi"/>
            <w:sz w:val="22"/>
          </w:rPr>
          <w:tab/>
        </w:r>
        <w:r w:rsidR="00CE68A4" w:rsidRPr="009A6864">
          <w:rPr>
            <w:rStyle w:val="Hyperlink"/>
          </w:rPr>
          <w:t>Possible Future Enhancements</w:t>
        </w:r>
        <w:r w:rsidR="00CE68A4">
          <w:rPr>
            <w:webHidden/>
          </w:rPr>
          <w:tab/>
        </w:r>
        <w:r w:rsidR="00CE68A4">
          <w:rPr>
            <w:webHidden/>
          </w:rPr>
          <w:fldChar w:fldCharType="begin"/>
        </w:r>
        <w:r w:rsidR="00CE68A4">
          <w:rPr>
            <w:webHidden/>
          </w:rPr>
          <w:instrText xml:space="preserve"> PAGEREF _Toc394407662 \h </w:instrText>
        </w:r>
        <w:r w:rsidR="00CE68A4">
          <w:rPr>
            <w:webHidden/>
          </w:rPr>
        </w:r>
        <w:r w:rsidR="00CE68A4">
          <w:rPr>
            <w:webHidden/>
          </w:rPr>
          <w:fldChar w:fldCharType="separate"/>
        </w:r>
        <w:r w:rsidR="001409C8">
          <w:rPr>
            <w:webHidden/>
          </w:rPr>
          <w:t>7</w:t>
        </w:r>
        <w:r w:rsidR="00CE68A4">
          <w:rPr>
            <w:webHidden/>
          </w:rPr>
          <w:fldChar w:fldCharType="end"/>
        </w:r>
      </w:hyperlink>
    </w:p>
    <w:p w14:paraId="762615A7" w14:textId="77777777" w:rsidR="00CE68A4" w:rsidRDefault="00E01269">
      <w:pPr>
        <w:pStyle w:val="TOC2"/>
        <w:rPr>
          <w:rFonts w:asciiTheme="minorHAnsi" w:eastAsiaTheme="minorEastAsia" w:hAnsiTheme="minorHAnsi" w:cstheme="minorBidi"/>
          <w:b w:val="0"/>
          <w:bCs w:val="0"/>
          <w:smallCaps w:val="0"/>
          <w:sz w:val="22"/>
        </w:rPr>
      </w:pPr>
      <w:hyperlink w:anchor="_Toc394407663" w:history="1">
        <w:r w:rsidR="00CE68A4" w:rsidRPr="009A6864">
          <w:rPr>
            <w:rStyle w:val="Hyperlink"/>
            <w:rFonts w:cstheme="minorHAnsi"/>
          </w:rPr>
          <w:t>1.3</w:t>
        </w:r>
        <w:r w:rsidR="00CE68A4">
          <w:rPr>
            <w:rFonts w:asciiTheme="minorHAnsi" w:eastAsiaTheme="minorEastAsia" w:hAnsiTheme="minorHAnsi" w:cstheme="minorBidi"/>
            <w:b w:val="0"/>
            <w:bCs w:val="0"/>
            <w:smallCaps w:val="0"/>
            <w:sz w:val="22"/>
          </w:rPr>
          <w:tab/>
        </w:r>
        <w:r w:rsidR="00CE68A4" w:rsidRPr="009A6864">
          <w:rPr>
            <w:rStyle w:val="Hyperlink"/>
            <w:rFonts w:cstheme="minorHAnsi"/>
          </w:rPr>
          <w:t>Other Impacts/Supplemental Requirements</w:t>
        </w:r>
        <w:r w:rsidR="00CE68A4">
          <w:rPr>
            <w:webHidden/>
          </w:rPr>
          <w:tab/>
        </w:r>
        <w:r w:rsidR="00CE68A4">
          <w:rPr>
            <w:webHidden/>
          </w:rPr>
          <w:fldChar w:fldCharType="begin"/>
        </w:r>
        <w:r w:rsidR="00CE68A4">
          <w:rPr>
            <w:webHidden/>
          </w:rPr>
          <w:instrText xml:space="preserve"> PAGEREF _Toc394407663 \h </w:instrText>
        </w:r>
        <w:r w:rsidR="00CE68A4">
          <w:rPr>
            <w:webHidden/>
          </w:rPr>
        </w:r>
        <w:r w:rsidR="00CE68A4">
          <w:rPr>
            <w:webHidden/>
          </w:rPr>
          <w:fldChar w:fldCharType="separate"/>
        </w:r>
        <w:r w:rsidR="001409C8">
          <w:rPr>
            <w:webHidden/>
          </w:rPr>
          <w:t>8</w:t>
        </w:r>
        <w:r w:rsidR="00CE68A4">
          <w:rPr>
            <w:webHidden/>
          </w:rPr>
          <w:fldChar w:fldCharType="end"/>
        </w:r>
      </w:hyperlink>
    </w:p>
    <w:p w14:paraId="762615A8" w14:textId="77777777" w:rsidR="00CE68A4" w:rsidRDefault="00E01269">
      <w:pPr>
        <w:pStyle w:val="TOC2"/>
        <w:rPr>
          <w:rFonts w:asciiTheme="minorHAnsi" w:eastAsiaTheme="minorEastAsia" w:hAnsiTheme="minorHAnsi" w:cstheme="minorBidi"/>
          <w:b w:val="0"/>
          <w:bCs w:val="0"/>
          <w:smallCaps w:val="0"/>
          <w:sz w:val="22"/>
        </w:rPr>
      </w:pPr>
      <w:hyperlink w:anchor="_Toc394407664" w:history="1">
        <w:r w:rsidR="00CE68A4" w:rsidRPr="009A6864">
          <w:rPr>
            <w:rStyle w:val="Hyperlink"/>
            <w:rFonts w:cstheme="minorHAnsi"/>
          </w:rPr>
          <w:t>1.4</w:t>
        </w:r>
        <w:r w:rsidR="00CE68A4">
          <w:rPr>
            <w:rFonts w:asciiTheme="minorHAnsi" w:eastAsiaTheme="minorEastAsia" w:hAnsiTheme="minorHAnsi" w:cstheme="minorBidi"/>
            <w:b w:val="0"/>
            <w:bCs w:val="0"/>
            <w:smallCaps w:val="0"/>
            <w:sz w:val="22"/>
          </w:rPr>
          <w:tab/>
        </w:r>
        <w:r w:rsidR="00CE68A4" w:rsidRPr="009A6864">
          <w:rPr>
            <w:rStyle w:val="Hyperlink"/>
            <w:rFonts w:cstheme="minorHAnsi"/>
          </w:rPr>
          <w:t>Definitions, Acronyms, and Abbreviations</w:t>
        </w:r>
        <w:r w:rsidR="00CE68A4">
          <w:rPr>
            <w:webHidden/>
          </w:rPr>
          <w:tab/>
        </w:r>
        <w:r w:rsidR="00CE68A4">
          <w:rPr>
            <w:webHidden/>
          </w:rPr>
          <w:fldChar w:fldCharType="begin"/>
        </w:r>
        <w:r w:rsidR="00CE68A4">
          <w:rPr>
            <w:webHidden/>
          </w:rPr>
          <w:instrText xml:space="preserve"> PAGEREF _Toc394407664 \h </w:instrText>
        </w:r>
        <w:r w:rsidR="00CE68A4">
          <w:rPr>
            <w:webHidden/>
          </w:rPr>
        </w:r>
        <w:r w:rsidR="00CE68A4">
          <w:rPr>
            <w:webHidden/>
          </w:rPr>
          <w:fldChar w:fldCharType="separate"/>
        </w:r>
        <w:r w:rsidR="001409C8">
          <w:rPr>
            <w:webHidden/>
          </w:rPr>
          <w:t>10</w:t>
        </w:r>
        <w:r w:rsidR="00CE68A4">
          <w:rPr>
            <w:webHidden/>
          </w:rPr>
          <w:fldChar w:fldCharType="end"/>
        </w:r>
      </w:hyperlink>
    </w:p>
    <w:p w14:paraId="762615A9" w14:textId="77777777" w:rsidR="00CE68A4" w:rsidRDefault="00E01269">
      <w:pPr>
        <w:pStyle w:val="TOC2"/>
        <w:rPr>
          <w:rFonts w:asciiTheme="minorHAnsi" w:eastAsiaTheme="minorEastAsia" w:hAnsiTheme="minorHAnsi" w:cstheme="minorBidi"/>
          <w:b w:val="0"/>
          <w:bCs w:val="0"/>
          <w:smallCaps w:val="0"/>
          <w:sz w:val="22"/>
        </w:rPr>
      </w:pPr>
      <w:hyperlink w:anchor="_Toc394407665" w:history="1">
        <w:r w:rsidR="00CE68A4" w:rsidRPr="009A6864">
          <w:rPr>
            <w:rStyle w:val="Hyperlink"/>
            <w:rFonts w:cstheme="minorHAnsi"/>
          </w:rPr>
          <w:t>1.5</w:t>
        </w:r>
        <w:r w:rsidR="00CE68A4">
          <w:rPr>
            <w:rFonts w:asciiTheme="minorHAnsi" w:eastAsiaTheme="minorEastAsia" w:hAnsiTheme="minorHAnsi" w:cstheme="minorBidi"/>
            <w:b w:val="0"/>
            <w:bCs w:val="0"/>
            <w:smallCaps w:val="0"/>
            <w:sz w:val="22"/>
          </w:rPr>
          <w:tab/>
        </w:r>
        <w:r w:rsidR="00CE68A4" w:rsidRPr="009A6864">
          <w:rPr>
            <w:rStyle w:val="Hyperlink"/>
            <w:rFonts w:cstheme="minorHAnsi"/>
          </w:rPr>
          <w:t>Reference Documents</w:t>
        </w:r>
        <w:r w:rsidR="00CE68A4">
          <w:rPr>
            <w:webHidden/>
          </w:rPr>
          <w:tab/>
        </w:r>
        <w:r w:rsidR="00CE68A4">
          <w:rPr>
            <w:webHidden/>
          </w:rPr>
          <w:fldChar w:fldCharType="begin"/>
        </w:r>
        <w:r w:rsidR="00CE68A4">
          <w:rPr>
            <w:webHidden/>
          </w:rPr>
          <w:instrText xml:space="preserve"> PAGEREF _Toc394407665 \h </w:instrText>
        </w:r>
        <w:r w:rsidR="00CE68A4">
          <w:rPr>
            <w:webHidden/>
          </w:rPr>
        </w:r>
        <w:r w:rsidR="00CE68A4">
          <w:rPr>
            <w:webHidden/>
          </w:rPr>
          <w:fldChar w:fldCharType="separate"/>
        </w:r>
        <w:r w:rsidR="001409C8">
          <w:rPr>
            <w:webHidden/>
          </w:rPr>
          <w:t>10</w:t>
        </w:r>
        <w:r w:rsidR="00CE68A4">
          <w:rPr>
            <w:webHidden/>
          </w:rPr>
          <w:fldChar w:fldCharType="end"/>
        </w:r>
      </w:hyperlink>
    </w:p>
    <w:p w14:paraId="762615AA" w14:textId="77777777" w:rsidR="00CE68A4" w:rsidRDefault="00E01269">
      <w:pPr>
        <w:pStyle w:val="TOC2"/>
        <w:rPr>
          <w:rFonts w:asciiTheme="minorHAnsi" w:eastAsiaTheme="minorEastAsia" w:hAnsiTheme="minorHAnsi" w:cstheme="minorBidi"/>
          <w:b w:val="0"/>
          <w:bCs w:val="0"/>
          <w:smallCaps w:val="0"/>
          <w:sz w:val="22"/>
        </w:rPr>
      </w:pPr>
      <w:hyperlink w:anchor="_Toc394407666" w:history="1">
        <w:r w:rsidR="00CE68A4" w:rsidRPr="009A6864">
          <w:rPr>
            <w:rStyle w:val="Hyperlink"/>
            <w:rFonts w:cstheme="minorHAnsi"/>
          </w:rPr>
          <w:t>1.6</w:t>
        </w:r>
        <w:r w:rsidR="00CE68A4">
          <w:rPr>
            <w:rFonts w:asciiTheme="minorHAnsi" w:eastAsiaTheme="minorEastAsia" w:hAnsiTheme="minorHAnsi" w:cstheme="minorBidi"/>
            <w:b w:val="0"/>
            <w:bCs w:val="0"/>
            <w:smallCaps w:val="0"/>
            <w:sz w:val="22"/>
          </w:rPr>
          <w:tab/>
        </w:r>
        <w:r w:rsidR="00CE68A4" w:rsidRPr="009A6864">
          <w:rPr>
            <w:rStyle w:val="Hyperlink"/>
            <w:rFonts w:cstheme="minorHAnsi"/>
          </w:rPr>
          <w:t>Correction and Revisions</w:t>
        </w:r>
        <w:r w:rsidR="00CE68A4">
          <w:rPr>
            <w:webHidden/>
          </w:rPr>
          <w:tab/>
        </w:r>
        <w:r w:rsidR="00CE68A4">
          <w:rPr>
            <w:webHidden/>
          </w:rPr>
          <w:fldChar w:fldCharType="begin"/>
        </w:r>
        <w:r w:rsidR="00CE68A4">
          <w:rPr>
            <w:webHidden/>
          </w:rPr>
          <w:instrText xml:space="preserve"> PAGEREF _Toc394407666 \h </w:instrText>
        </w:r>
        <w:r w:rsidR="00CE68A4">
          <w:rPr>
            <w:webHidden/>
          </w:rPr>
        </w:r>
        <w:r w:rsidR="00CE68A4">
          <w:rPr>
            <w:webHidden/>
          </w:rPr>
          <w:fldChar w:fldCharType="separate"/>
        </w:r>
        <w:r w:rsidR="001409C8">
          <w:rPr>
            <w:webHidden/>
          </w:rPr>
          <w:t>10</w:t>
        </w:r>
        <w:r w:rsidR="00CE68A4">
          <w:rPr>
            <w:webHidden/>
          </w:rPr>
          <w:fldChar w:fldCharType="end"/>
        </w:r>
      </w:hyperlink>
    </w:p>
    <w:p w14:paraId="762615AB" w14:textId="77777777" w:rsidR="00CE68A4" w:rsidRDefault="00E01269">
      <w:pPr>
        <w:pStyle w:val="TOC1"/>
        <w:rPr>
          <w:rFonts w:asciiTheme="minorHAnsi" w:eastAsiaTheme="minorEastAsia" w:hAnsiTheme="minorHAnsi" w:cstheme="minorBidi"/>
          <w:b w:val="0"/>
          <w:bCs w:val="0"/>
          <w:iCs w:val="0"/>
          <w:caps w:val="0"/>
          <w:sz w:val="22"/>
          <w:szCs w:val="22"/>
        </w:rPr>
      </w:pPr>
      <w:hyperlink w:anchor="_Toc394407667" w:history="1">
        <w:r w:rsidR="00CE68A4" w:rsidRPr="009A6864">
          <w:rPr>
            <w:rStyle w:val="Hyperlink"/>
            <w:rFonts w:cstheme="minorHAnsi"/>
          </w:rPr>
          <w:t>2</w:t>
        </w:r>
        <w:r w:rsidR="00CE68A4">
          <w:rPr>
            <w:rFonts w:asciiTheme="minorHAnsi" w:eastAsiaTheme="minorEastAsia" w:hAnsiTheme="minorHAnsi" w:cstheme="minorBidi"/>
            <w:b w:val="0"/>
            <w:bCs w:val="0"/>
            <w:iCs w:val="0"/>
            <w:caps w:val="0"/>
            <w:sz w:val="22"/>
            <w:szCs w:val="22"/>
          </w:rPr>
          <w:tab/>
        </w:r>
        <w:r w:rsidR="00CE68A4" w:rsidRPr="009A6864">
          <w:rPr>
            <w:rStyle w:val="Hyperlink"/>
            <w:rFonts w:cstheme="minorHAnsi"/>
          </w:rPr>
          <w:t>Overall Description – Background (Reference Section 1.1)</w:t>
        </w:r>
        <w:r w:rsidR="00CE68A4">
          <w:rPr>
            <w:webHidden/>
          </w:rPr>
          <w:tab/>
        </w:r>
        <w:r w:rsidR="00CE68A4">
          <w:rPr>
            <w:webHidden/>
          </w:rPr>
          <w:fldChar w:fldCharType="begin"/>
        </w:r>
        <w:r w:rsidR="00CE68A4">
          <w:rPr>
            <w:webHidden/>
          </w:rPr>
          <w:instrText xml:space="preserve"> PAGEREF _Toc394407667 \h </w:instrText>
        </w:r>
        <w:r w:rsidR="00CE68A4">
          <w:rPr>
            <w:webHidden/>
          </w:rPr>
        </w:r>
        <w:r w:rsidR="00CE68A4">
          <w:rPr>
            <w:webHidden/>
          </w:rPr>
          <w:fldChar w:fldCharType="separate"/>
        </w:r>
        <w:r w:rsidR="001409C8">
          <w:rPr>
            <w:webHidden/>
          </w:rPr>
          <w:t>10</w:t>
        </w:r>
        <w:r w:rsidR="00CE68A4">
          <w:rPr>
            <w:webHidden/>
          </w:rPr>
          <w:fldChar w:fldCharType="end"/>
        </w:r>
      </w:hyperlink>
    </w:p>
    <w:p w14:paraId="762615AC" w14:textId="77777777" w:rsidR="00CE68A4" w:rsidRDefault="00E01269">
      <w:pPr>
        <w:pStyle w:val="TOC1"/>
        <w:rPr>
          <w:rFonts w:asciiTheme="minorHAnsi" w:eastAsiaTheme="minorEastAsia" w:hAnsiTheme="minorHAnsi" w:cstheme="minorBidi"/>
          <w:b w:val="0"/>
          <w:bCs w:val="0"/>
          <w:iCs w:val="0"/>
          <w:caps w:val="0"/>
          <w:sz w:val="22"/>
          <w:szCs w:val="22"/>
        </w:rPr>
      </w:pPr>
      <w:hyperlink w:anchor="_Toc394407668" w:history="1">
        <w:r w:rsidR="00CE68A4" w:rsidRPr="009A6864">
          <w:rPr>
            <w:rStyle w:val="Hyperlink"/>
            <w:rFonts w:cstheme="minorHAnsi"/>
          </w:rPr>
          <w:t>3</w:t>
        </w:r>
        <w:r w:rsidR="00CE68A4">
          <w:rPr>
            <w:rFonts w:asciiTheme="minorHAnsi" w:eastAsiaTheme="minorEastAsia" w:hAnsiTheme="minorHAnsi" w:cstheme="minorBidi"/>
            <w:b w:val="0"/>
            <w:bCs w:val="0"/>
            <w:iCs w:val="0"/>
            <w:caps w:val="0"/>
            <w:sz w:val="22"/>
            <w:szCs w:val="22"/>
          </w:rPr>
          <w:tab/>
        </w:r>
        <w:r w:rsidR="00CE68A4" w:rsidRPr="009A6864">
          <w:rPr>
            <w:rStyle w:val="Hyperlink"/>
            <w:rFonts w:cstheme="minorHAnsi"/>
          </w:rPr>
          <w:t>Incorporate New Data Feed for Diameter Data</w:t>
        </w:r>
        <w:r w:rsidR="00CE68A4">
          <w:rPr>
            <w:webHidden/>
          </w:rPr>
          <w:tab/>
        </w:r>
        <w:r w:rsidR="00CE68A4">
          <w:rPr>
            <w:webHidden/>
          </w:rPr>
          <w:fldChar w:fldCharType="begin"/>
        </w:r>
        <w:r w:rsidR="00CE68A4">
          <w:rPr>
            <w:webHidden/>
          </w:rPr>
          <w:instrText xml:space="preserve"> PAGEREF _Toc394407668 \h </w:instrText>
        </w:r>
        <w:r w:rsidR="00CE68A4">
          <w:rPr>
            <w:webHidden/>
          </w:rPr>
        </w:r>
        <w:r w:rsidR="00CE68A4">
          <w:rPr>
            <w:webHidden/>
          </w:rPr>
          <w:fldChar w:fldCharType="separate"/>
        </w:r>
        <w:r w:rsidR="001409C8">
          <w:rPr>
            <w:webHidden/>
          </w:rPr>
          <w:t>11</w:t>
        </w:r>
        <w:r w:rsidR="00CE68A4">
          <w:rPr>
            <w:webHidden/>
          </w:rPr>
          <w:fldChar w:fldCharType="end"/>
        </w:r>
      </w:hyperlink>
    </w:p>
    <w:p w14:paraId="762615AD" w14:textId="77777777" w:rsidR="00CE68A4" w:rsidRDefault="00E01269">
      <w:pPr>
        <w:pStyle w:val="TOC2"/>
        <w:rPr>
          <w:rFonts w:asciiTheme="minorHAnsi" w:eastAsiaTheme="minorEastAsia" w:hAnsiTheme="minorHAnsi" w:cstheme="minorBidi"/>
          <w:b w:val="0"/>
          <w:bCs w:val="0"/>
          <w:smallCaps w:val="0"/>
          <w:sz w:val="22"/>
        </w:rPr>
      </w:pPr>
      <w:hyperlink w:anchor="_Toc394407669" w:history="1">
        <w:r w:rsidR="00CE68A4" w:rsidRPr="009A6864">
          <w:rPr>
            <w:rStyle w:val="Hyperlink"/>
          </w:rPr>
          <w:t>3.1</w:t>
        </w:r>
        <w:r w:rsidR="00CE68A4">
          <w:rPr>
            <w:rFonts w:asciiTheme="minorHAnsi" w:eastAsiaTheme="minorEastAsia" w:hAnsiTheme="minorHAnsi" w:cstheme="minorBidi"/>
            <w:b w:val="0"/>
            <w:bCs w:val="0"/>
            <w:smallCaps w:val="0"/>
            <w:sz w:val="22"/>
          </w:rPr>
          <w:tab/>
        </w:r>
        <w:r w:rsidR="00CE68A4" w:rsidRPr="009A6864">
          <w:rPr>
            <w:rStyle w:val="Hyperlink"/>
          </w:rPr>
          <w:t>Visibility Services Requirements</w:t>
        </w:r>
        <w:r w:rsidR="00CE68A4">
          <w:rPr>
            <w:webHidden/>
          </w:rPr>
          <w:tab/>
        </w:r>
        <w:r w:rsidR="00CE68A4">
          <w:rPr>
            <w:webHidden/>
          </w:rPr>
          <w:fldChar w:fldCharType="begin"/>
        </w:r>
        <w:r w:rsidR="00CE68A4">
          <w:rPr>
            <w:webHidden/>
          </w:rPr>
          <w:instrText xml:space="preserve"> PAGEREF _Toc394407669 \h </w:instrText>
        </w:r>
        <w:r w:rsidR="00CE68A4">
          <w:rPr>
            <w:webHidden/>
          </w:rPr>
        </w:r>
        <w:r w:rsidR="00CE68A4">
          <w:rPr>
            <w:webHidden/>
          </w:rPr>
          <w:fldChar w:fldCharType="separate"/>
        </w:r>
        <w:r w:rsidR="001409C8">
          <w:rPr>
            <w:webHidden/>
          </w:rPr>
          <w:t>11</w:t>
        </w:r>
        <w:r w:rsidR="00CE68A4">
          <w:rPr>
            <w:webHidden/>
          </w:rPr>
          <w:fldChar w:fldCharType="end"/>
        </w:r>
      </w:hyperlink>
    </w:p>
    <w:p w14:paraId="762615AE" w14:textId="77777777" w:rsidR="00CE68A4" w:rsidRDefault="00E01269">
      <w:pPr>
        <w:pStyle w:val="TOC3"/>
        <w:rPr>
          <w:rFonts w:asciiTheme="minorHAnsi" w:eastAsiaTheme="minorEastAsia" w:hAnsiTheme="minorHAnsi" w:cstheme="minorBidi"/>
          <w:sz w:val="22"/>
        </w:rPr>
      </w:pPr>
      <w:hyperlink w:anchor="_Toc394407670" w:history="1">
        <w:r w:rsidR="00CE68A4" w:rsidRPr="009A6864">
          <w:rPr>
            <w:rStyle w:val="Hyperlink"/>
            <w14:scene3d>
              <w14:camera w14:prst="orthographicFront"/>
              <w14:lightRig w14:rig="threePt" w14:dir="t">
                <w14:rot w14:lat="0" w14:lon="0" w14:rev="0"/>
              </w14:lightRig>
            </w14:scene3d>
          </w:rPr>
          <w:t>3.1.1</w:t>
        </w:r>
        <w:r w:rsidR="00CE68A4">
          <w:rPr>
            <w:rFonts w:asciiTheme="minorHAnsi" w:eastAsiaTheme="minorEastAsia" w:hAnsiTheme="minorHAnsi" w:cstheme="minorBidi"/>
            <w:sz w:val="22"/>
          </w:rPr>
          <w:tab/>
        </w:r>
        <w:r w:rsidR="00CE68A4" w:rsidRPr="009A6864">
          <w:rPr>
            <w:rStyle w:val="Hyperlink"/>
          </w:rPr>
          <w:t>Vis to VisPro Interface</w:t>
        </w:r>
        <w:r w:rsidR="00CE68A4">
          <w:rPr>
            <w:webHidden/>
          </w:rPr>
          <w:tab/>
        </w:r>
        <w:r w:rsidR="00CE68A4">
          <w:rPr>
            <w:webHidden/>
          </w:rPr>
          <w:fldChar w:fldCharType="begin"/>
        </w:r>
        <w:r w:rsidR="00CE68A4">
          <w:rPr>
            <w:webHidden/>
          </w:rPr>
          <w:instrText xml:space="preserve"> PAGEREF _Toc394407670 \h </w:instrText>
        </w:r>
        <w:r w:rsidR="00CE68A4">
          <w:rPr>
            <w:webHidden/>
          </w:rPr>
        </w:r>
        <w:r w:rsidR="00CE68A4">
          <w:rPr>
            <w:webHidden/>
          </w:rPr>
          <w:fldChar w:fldCharType="separate"/>
        </w:r>
        <w:r w:rsidR="001409C8">
          <w:rPr>
            <w:webHidden/>
          </w:rPr>
          <w:t>11</w:t>
        </w:r>
        <w:r w:rsidR="00CE68A4">
          <w:rPr>
            <w:webHidden/>
          </w:rPr>
          <w:fldChar w:fldCharType="end"/>
        </w:r>
      </w:hyperlink>
    </w:p>
    <w:p w14:paraId="762615AF" w14:textId="77777777" w:rsidR="00CE68A4" w:rsidRDefault="00E01269">
      <w:pPr>
        <w:pStyle w:val="TOC2"/>
        <w:rPr>
          <w:rFonts w:asciiTheme="minorHAnsi" w:eastAsiaTheme="minorEastAsia" w:hAnsiTheme="minorHAnsi" w:cstheme="minorBidi"/>
          <w:b w:val="0"/>
          <w:bCs w:val="0"/>
          <w:smallCaps w:val="0"/>
          <w:sz w:val="22"/>
        </w:rPr>
      </w:pPr>
      <w:hyperlink w:anchor="_Toc394407671" w:history="1">
        <w:r w:rsidR="00CE68A4" w:rsidRPr="009A6864">
          <w:rPr>
            <w:rStyle w:val="Hyperlink"/>
          </w:rPr>
          <w:t>3.2</w:t>
        </w:r>
        <w:r w:rsidR="00CE68A4">
          <w:rPr>
            <w:rFonts w:asciiTheme="minorHAnsi" w:eastAsiaTheme="minorEastAsia" w:hAnsiTheme="minorHAnsi" w:cstheme="minorBidi"/>
            <w:b w:val="0"/>
            <w:bCs w:val="0"/>
            <w:smallCaps w:val="0"/>
            <w:sz w:val="22"/>
          </w:rPr>
          <w:tab/>
        </w:r>
        <w:r w:rsidR="00CE68A4" w:rsidRPr="009A6864">
          <w:rPr>
            <w:rStyle w:val="Hyperlink"/>
          </w:rPr>
          <w:t>Data Analysis and Preparation</w:t>
        </w:r>
        <w:r w:rsidR="00CE68A4">
          <w:rPr>
            <w:webHidden/>
          </w:rPr>
          <w:tab/>
        </w:r>
        <w:r w:rsidR="00CE68A4">
          <w:rPr>
            <w:webHidden/>
          </w:rPr>
          <w:fldChar w:fldCharType="begin"/>
        </w:r>
        <w:r w:rsidR="00CE68A4">
          <w:rPr>
            <w:webHidden/>
          </w:rPr>
          <w:instrText xml:space="preserve"> PAGEREF _Toc394407671 \h </w:instrText>
        </w:r>
        <w:r w:rsidR="00CE68A4">
          <w:rPr>
            <w:webHidden/>
          </w:rPr>
        </w:r>
        <w:r w:rsidR="00CE68A4">
          <w:rPr>
            <w:webHidden/>
          </w:rPr>
          <w:fldChar w:fldCharType="separate"/>
        </w:r>
        <w:r w:rsidR="001409C8">
          <w:rPr>
            <w:webHidden/>
          </w:rPr>
          <w:t>12</w:t>
        </w:r>
        <w:r w:rsidR="00CE68A4">
          <w:rPr>
            <w:webHidden/>
          </w:rPr>
          <w:fldChar w:fldCharType="end"/>
        </w:r>
      </w:hyperlink>
    </w:p>
    <w:p w14:paraId="762615B0" w14:textId="77777777" w:rsidR="00CE68A4" w:rsidRDefault="00E01269">
      <w:pPr>
        <w:pStyle w:val="TOC3"/>
        <w:rPr>
          <w:rFonts w:asciiTheme="minorHAnsi" w:eastAsiaTheme="minorEastAsia" w:hAnsiTheme="minorHAnsi" w:cstheme="minorBidi"/>
          <w:sz w:val="22"/>
        </w:rPr>
      </w:pPr>
      <w:hyperlink w:anchor="_Toc394407672" w:history="1">
        <w:r w:rsidR="00CE68A4" w:rsidRPr="009A6864">
          <w:rPr>
            <w:rStyle w:val="Hyperlink"/>
            <w14:scene3d>
              <w14:camera w14:prst="orthographicFront"/>
              <w14:lightRig w14:rig="threePt" w14:dir="t">
                <w14:rot w14:lat="0" w14:lon="0" w14:rev="0"/>
              </w14:lightRig>
            </w14:scene3d>
          </w:rPr>
          <w:t>3.2.1</w:t>
        </w:r>
        <w:r w:rsidR="00CE68A4">
          <w:rPr>
            <w:rFonts w:asciiTheme="minorHAnsi" w:eastAsiaTheme="minorEastAsia" w:hAnsiTheme="minorHAnsi" w:cstheme="minorBidi"/>
            <w:sz w:val="22"/>
          </w:rPr>
          <w:tab/>
        </w:r>
        <w:r w:rsidR="00CE68A4" w:rsidRPr="009A6864">
          <w:rPr>
            <w:rStyle w:val="Hyperlink"/>
          </w:rPr>
          <w:t>Preprocessor</w:t>
        </w:r>
        <w:r w:rsidR="00CE68A4">
          <w:rPr>
            <w:webHidden/>
          </w:rPr>
          <w:tab/>
        </w:r>
        <w:r w:rsidR="00CE68A4">
          <w:rPr>
            <w:webHidden/>
          </w:rPr>
          <w:fldChar w:fldCharType="begin"/>
        </w:r>
        <w:r w:rsidR="00CE68A4">
          <w:rPr>
            <w:webHidden/>
          </w:rPr>
          <w:instrText xml:space="preserve"> PAGEREF _Toc394407672 \h </w:instrText>
        </w:r>
        <w:r w:rsidR="00CE68A4">
          <w:rPr>
            <w:webHidden/>
          </w:rPr>
        </w:r>
        <w:r w:rsidR="00CE68A4">
          <w:rPr>
            <w:webHidden/>
          </w:rPr>
          <w:fldChar w:fldCharType="separate"/>
        </w:r>
        <w:r w:rsidR="001409C8">
          <w:rPr>
            <w:webHidden/>
          </w:rPr>
          <w:t>12</w:t>
        </w:r>
        <w:r w:rsidR="00CE68A4">
          <w:rPr>
            <w:webHidden/>
          </w:rPr>
          <w:fldChar w:fldCharType="end"/>
        </w:r>
      </w:hyperlink>
    </w:p>
    <w:p w14:paraId="762615B1" w14:textId="77777777" w:rsidR="00CE68A4" w:rsidRDefault="00E01269">
      <w:pPr>
        <w:pStyle w:val="TOC3"/>
        <w:rPr>
          <w:rFonts w:asciiTheme="minorHAnsi" w:eastAsiaTheme="minorEastAsia" w:hAnsiTheme="minorHAnsi" w:cstheme="minorBidi"/>
          <w:sz w:val="22"/>
        </w:rPr>
      </w:pPr>
      <w:hyperlink w:anchor="_Toc394407673" w:history="1">
        <w:r w:rsidR="00CE68A4" w:rsidRPr="009A6864">
          <w:rPr>
            <w:rStyle w:val="Hyperlink"/>
            <w14:scene3d>
              <w14:camera w14:prst="orthographicFront"/>
              <w14:lightRig w14:rig="threePt" w14:dir="t">
                <w14:rot w14:lat="0" w14:lon="0" w14:rev="0"/>
              </w14:lightRig>
            </w14:scene3d>
          </w:rPr>
          <w:t>3.2.2</w:t>
        </w:r>
        <w:r w:rsidR="00CE68A4">
          <w:rPr>
            <w:rFonts w:asciiTheme="minorHAnsi" w:eastAsiaTheme="minorEastAsia" w:hAnsiTheme="minorHAnsi" w:cstheme="minorBidi"/>
            <w:sz w:val="22"/>
          </w:rPr>
          <w:tab/>
        </w:r>
        <w:r w:rsidR="00CE68A4" w:rsidRPr="009A6864">
          <w:rPr>
            <w:rStyle w:val="Hyperlink"/>
          </w:rPr>
          <w:t>Aggregation</w:t>
        </w:r>
        <w:r w:rsidR="00CE68A4">
          <w:rPr>
            <w:webHidden/>
          </w:rPr>
          <w:tab/>
        </w:r>
        <w:r w:rsidR="00CE68A4">
          <w:rPr>
            <w:webHidden/>
          </w:rPr>
          <w:fldChar w:fldCharType="begin"/>
        </w:r>
        <w:r w:rsidR="00CE68A4">
          <w:rPr>
            <w:webHidden/>
          </w:rPr>
          <w:instrText xml:space="preserve"> PAGEREF _Toc394407673 \h </w:instrText>
        </w:r>
        <w:r w:rsidR="00CE68A4">
          <w:rPr>
            <w:webHidden/>
          </w:rPr>
        </w:r>
        <w:r w:rsidR="00CE68A4">
          <w:rPr>
            <w:webHidden/>
          </w:rPr>
          <w:fldChar w:fldCharType="separate"/>
        </w:r>
        <w:r w:rsidR="001409C8">
          <w:rPr>
            <w:webHidden/>
          </w:rPr>
          <w:t>12</w:t>
        </w:r>
        <w:r w:rsidR="00CE68A4">
          <w:rPr>
            <w:webHidden/>
          </w:rPr>
          <w:fldChar w:fldCharType="end"/>
        </w:r>
      </w:hyperlink>
    </w:p>
    <w:p w14:paraId="762615B2" w14:textId="77777777" w:rsidR="00CE68A4" w:rsidRDefault="00E01269">
      <w:pPr>
        <w:pStyle w:val="TOC2"/>
        <w:rPr>
          <w:rFonts w:asciiTheme="minorHAnsi" w:eastAsiaTheme="minorEastAsia" w:hAnsiTheme="minorHAnsi" w:cstheme="minorBidi"/>
          <w:b w:val="0"/>
          <w:bCs w:val="0"/>
          <w:smallCaps w:val="0"/>
          <w:sz w:val="22"/>
        </w:rPr>
      </w:pPr>
      <w:hyperlink w:anchor="_Toc394407674" w:history="1">
        <w:r w:rsidR="00CE68A4" w:rsidRPr="009A6864">
          <w:rPr>
            <w:rStyle w:val="Hyperlink"/>
          </w:rPr>
          <w:t>3.3</w:t>
        </w:r>
        <w:r w:rsidR="00CE68A4">
          <w:rPr>
            <w:rFonts w:asciiTheme="minorHAnsi" w:eastAsiaTheme="minorEastAsia" w:hAnsiTheme="minorHAnsi" w:cstheme="minorBidi"/>
            <w:b w:val="0"/>
            <w:bCs w:val="0"/>
            <w:smallCaps w:val="0"/>
            <w:sz w:val="22"/>
          </w:rPr>
          <w:tab/>
        </w:r>
        <w:r w:rsidR="00CE68A4" w:rsidRPr="009A6864">
          <w:rPr>
            <w:rStyle w:val="Hyperlink"/>
          </w:rPr>
          <w:t>Pod/Feed Selection</w:t>
        </w:r>
        <w:r w:rsidR="00CE68A4">
          <w:rPr>
            <w:webHidden/>
          </w:rPr>
          <w:tab/>
        </w:r>
        <w:r w:rsidR="00CE68A4">
          <w:rPr>
            <w:webHidden/>
          </w:rPr>
          <w:fldChar w:fldCharType="begin"/>
        </w:r>
        <w:r w:rsidR="00CE68A4">
          <w:rPr>
            <w:webHidden/>
          </w:rPr>
          <w:instrText xml:space="preserve"> PAGEREF _Toc394407674 \h </w:instrText>
        </w:r>
        <w:r w:rsidR="00CE68A4">
          <w:rPr>
            <w:webHidden/>
          </w:rPr>
        </w:r>
        <w:r w:rsidR="00CE68A4">
          <w:rPr>
            <w:webHidden/>
          </w:rPr>
          <w:fldChar w:fldCharType="separate"/>
        </w:r>
        <w:r w:rsidR="001409C8">
          <w:rPr>
            <w:webHidden/>
          </w:rPr>
          <w:t>13</w:t>
        </w:r>
        <w:r w:rsidR="00CE68A4">
          <w:rPr>
            <w:webHidden/>
          </w:rPr>
          <w:fldChar w:fldCharType="end"/>
        </w:r>
      </w:hyperlink>
    </w:p>
    <w:p w14:paraId="762615B3" w14:textId="77777777" w:rsidR="00CE68A4" w:rsidRDefault="00E01269">
      <w:pPr>
        <w:pStyle w:val="TOC2"/>
        <w:rPr>
          <w:rFonts w:asciiTheme="minorHAnsi" w:eastAsiaTheme="minorEastAsia" w:hAnsiTheme="minorHAnsi" w:cstheme="minorBidi"/>
          <w:b w:val="0"/>
          <w:bCs w:val="0"/>
          <w:smallCaps w:val="0"/>
          <w:sz w:val="22"/>
        </w:rPr>
      </w:pPr>
      <w:hyperlink w:anchor="_Toc394407675" w:history="1">
        <w:r w:rsidR="00CE68A4" w:rsidRPr="009A6864">
          <w:rPr>
            <w:rStyle w:val="Hyperlink"/>
          </w:rPr>
          <w:t>3.4</w:t>
        </w:r>
        <w:r w:rsidR="00CE68A4">
          <w:rPr>
            <w:rFonts w:asciiTheme="minorHAnsi" w:eastAsiaTheme="minorEastAsia" w:hAnsiTheme="minorHAnsi" w:cstheme="minorBidi"/>
            <w:b w:val="0"/>
            <w:bCs w:val="0"/>
            <w:smallCaps w:val="0"/>
            <w:sz w:val="22"/>
          </w:rPr>
          <w:tab/>
        </w:r>
        <w:r w:rsidR="00CE68A4" w:rsidRPr="009A6864">
          <w:rPr>
            <w:rStyle w:val="Hyperlink"/>
          </w:rPr>
          <w:t>Location Menu Hierarchy and Drill Downs</w:t>
        </w:r>
        <w:r w:rsidR="00CE68A4">
          <w:rPr>
            <w:webHidden/>
          </w:rPr>
          <w:tab/>
        </w:r>
        <w:r w:rsidR="00CE68A4">
          <w:rPr>
            <w:webHidden/>
          </w:rPr>
          <w:fldChar w:fldCharType="begin"/>
        </w:r>
        <w:r w:rsidR="00CE68A4">
          <w:rPr>
            <w:webHidden/>
          </w:rPr>
          <w:instrText xml:space="preserve"> PAGEREF _Toc394407675 \h </w:instrText>
        </w:r>
        <w:r w:rsidR="00CE68A4">
          <w:rPr>
            <w:webHidden/>
          </w:rPr>
        </w:r>
        <w:r w:rsidR="00CE68A4">
          <w:rPr>
            <w:webHidden/>
          </w:rPr>
          <w:fldChar w:fldCharType="separate"/>
        </w:r>
        <w:r w:rsidR="001409C8">
          <w:rPr>
            <w:webHidden/>
          </w:rPr>
          <w:t>14</w:t>
        </w:r>
        <w:r w:rsidR="00CE68A4">
          <w:rPr>
            <w:webHidden/>
          </w:rPr>
          <w:fldChar w:fldCharType="end"/>
        </w:r>
      </w:hyperlink>
    </w:p>
    <w:p w14:paraId="762615B4" w14:textId="77777777" w:rsidR="00CE68A4" w:rsidRDefault="00E01269">
      <w:pPr>
        <w:pStyle w:val="TOC3"/>
        <w:rPr>
          <w:rFonts w:asciiTheme="minorHAnsi" w:eastAsiaTheme="minorEastAsia" w:hAnsiTheme="minorHAnsi" w:cstheme="minorBidi"/>
          <w:sz w:val="22"/>
        </w:rPr>
      </w:pPr>
      <w:hyperlink w:anchor="_Toc394407676" w:history="1">
        <w:r w:rsidR="00CE68A4" w:rsidRPr="009A6864">
          <w:rPr>
            <w:rStyle w:val="Hyperlink"/>
            <w14:scene3d>
              <w14:camera w14:prst="orthographicFront"/>
              <w14:lightRig w14:rig="threePt" w14:dir="t">
                <w14:rot w14:lat="0" w14:lon="0" w14:rev="0"/>
              </w14:lightRig>
            </w14:scene3d>
          </w:rPr>
          <w:t>3.4.1</w:t>
        </w:r>
        <w:r w:rsidR="00CE68A4">
          <w:rPr>
            <w:rFonts w:asciiTheme="minorHAnsi" w:eastAsiaTheme="minorEastAsia" w:hAnsiTheme="minorHAnsi" w:cstheme="minorBidi"/>
            <w:sz w:val="22"/>
          </w:rPr>
          <w:tab/>
        </w:r>
        <w:r w:rsidR="00CE68A4" w:rsidRPr="009A6864">
          <w:rPr>
            <w:rStyle w:val="Hyperlink"/>
          </w:rPr>
          <w:t>Exception – Most Active Pod</w:t>
        </w:r>
        <w:r w:rsidR="00CE68A4">
          <w:rPr>
            <w:webHidden/>
          </w:rPr>
          <w:tab/>
        </w:r>
        <w:r w:rsidR="00CE68A4">
          <w:rPr>
            <w:webHidden/>
          </w:rPr>
          <w:fldChar w:fldCharType="begin"/>
        </w:r>
        <w:r w:rsidR="00CE68A4">
          <w:rPr>
            <w:webHidden/>
          </w:rPr>
          <w:instrText xml:space="preserve"> PAGEREF _Toc394407676 \h </w:instrText>
        </w:r>
        <w:r w:rsidR="00CE68A4">
          <w:rPr>
            <w:webHidden/>
          </w:rPr>
        </w:r>
        <w:r w:rsidR="00CE68A4">
          <w:rPr>
            <w:webHidden/>
          </w:rPr>
          <w:fldChar w:fldCharType="separate"/>
        </w:r>
        <w:r w:rsidR="001409C8">
          <w:rPr>
            <w:webHidden/>
          </w:rPr>
          <w:t>14</w:t>
        </w:r>
        <w:r w:rsidR="00CE68A4">
          <w:rPr>
            <w:webHidden/>
          </w:rPr>
          <w:fldChar w:fldCharType="end"/>
        </w:r>
      </w:hyperlink>
    </w:p>
    <w:p w14:paraId="762615B5" w14:textId="77777777" w:rsidR="00CE68A4" w:rsidRDefault="00E01269">
      <w:pPr>
        <w:pStyle w:val="TOC3"/>
        <w:rPr>
          <w:rFonts w:asciiTheme="minorHAnsi" w:eastAsiaTheme="minorEastAsia" w:hAnsiTheme="minorHAnsi" w:cstheme="minorBidi"/>
          <w:sz w:val="22"/>
        </w:rPr>
      </w:pPr>
      <w:hyperlink w:anchor="_Toc394407677" w:history="1">
        <w:r w:rsidR="00CE68A4" w:rsidRPr="009A6864">
          <w:rPr>
            <w:rStyle w:val="Hyperlink"/>
            <w14:scene3d>
              <w14:camera w14:prst="orthographicFront"/>
              <w14:lightRig w14:rig="threePt" w14:dir="t">
                <w14:rot w14:lat="0" w14:lon="0" w14:rev="0"/>
              </w14:lightRig>
            </w14:scene3d>
          </w:rPr>
          <w:t>3.4.2</w:t>
        </w:r>
        <w:r w:rsidR="00CE68A4">
          <w:rPr>
            <w:rFonts w:asciiTheme="minorHAnsi" w:eastAsiaTheme="minorEastAsia" w:hAnsiTheme="minorHAnsi" w:cstheme="minorBidi"/>
            <w:sz w:val="22"/>
          </w:rPr>
          <w:tab/>
        </w:r>
        <w:r w:rsidR="00CE68A4" w:rsidRPr="009A6864">
          <w:rPr>
            <w:rStyle w:val="Hyperlink"/>
          </w:rPr>
          <w:t>Allow User to Drill Down</w:t>
        </w:r>
        <w:r w:rsidR="00CE68A4">
          <w:rPr>
            <w:webHidden/>
          </w:rPr>
          <w:tab/>
        </w:r>
        <w:r w:rsidR="00CE68A4">
          <w:rPr>
            <w:webHidden/>
          </w:rPr>
          <w:fldChar w:fldCharType="begin"/>
        </w:r>
        <w:r w:rsidR="00CE68A4">
          <w:rPr>
            <w:webHidden/>
          </w:rPr>
          <w:instrText xml:space="preserve"> PAGEREF _Toc394407677 \h </w:instrText>
        </w:r>
        <w:r w:rsidR="00CE68A4">
          <w:rPr>
            <w:webHidden/>
          </w:rPr>
        </w:r>
        <w:r w:rsidR="00CE68A4">
          <w:rPr>
            <w:webHidden/>
          </w:rPr>
          <w:fldChar w:fldCharType="separate"/>
        </w:r>
        <w:r w:rsidR="001409C8">
          <w:rPr>
            <w:webHidden/>
          </w:rPr>
          <w:t>15</w:t>
        </w:r>
        <w:r w:rsidR="00CE68A4">
          <w:rPr>
            <w:webHidden/>
          </w:rPr>
          <w:fldChar w:fldCharType="end"/>
        </w:r>
      </w:hyperlink>
    </w:p>
    <w:p w14:paraId="762615B6" w14:textId="77777777" w:rsidR="00CE68A4" w:rsidRDefault="00E01269">
      <w:pPr>
        <w:pStyle w:val="TOC3"/>
        <w:rPr>
          <w:rFonts w:asciiTheme="minorHAnsi" w:eastAsiaTheme="minorEastAsia" w:hAnsiTheme="minorHAnsi" w:cstheme="minorBidi"/>
          <w:sz w:val="22"/>
        </w:rPr>
      </w:pPr>
      <w:hyperlink w:anchor="_Toc394407678" w:history="1">
        <w:r w:rsidR="00CE68A4" w:rsidRPr="009A6864">
          <w:rPr>
            <w:rStyle w:val="Hyperlink"/>
            <w14:scene3d>
              <w14:camera w14:prst="orthographicFront"/>
              <w14:lightRig w14:rig="threePt" w14:dir="t">
                <w14:rot w14:lat="0" w14:lon="0" w14:rev="0"/>
              </w14:lightRig>
            </w14:scene3d>
          </w:rPr>
          <w:t>3.4.3</w:t>
        </w:r>
        <w:r w:rsidR="00CE68A4">
          <w:rPr>
            <w:rFonts w:asciiTheme="minorHAnsi" w:eastAsiaTheme="minorEastAsia" w:hAnsiTheme="minorHAnsi" w:cstheme="minorBidi"/>
            <w:sz w:val="22"/>
          </w:rPr>
          <w:tab/>
        </w:r>
        <w:r w:rsidR="00CE68A4" w:rsidRPr="009A6864">
          <w:rPr>
            <w:rStyle w:val="Hyperlink"/>
          </w:rPr>
          <w:t>Allow the User to Drill Up</w:t>
        </w:r>
        <w:r w:rsidR="00CE68A4">
          <w:rPr>
            <w:webHidden/>
          </w:rPr>
          <w:tab/>
        </w:r>
        <w:r w:rsidR="00CE68A4">
          <w:rPr>
            <w:webHidden/>
          </w:rPr>
          <w:fldChar w:fldCharType="begin"/>
        </w:r>
        <w:r w:rsidR="00CE68A4">
          <w:rPr>
            <w:webHidden/>
          </w:rPr>
          <w:instrText xml:space="preserve"> PAGEREF _Toc394407678 \h </w:instrText>
        </w:r>
        <w:r w:rsidR="00CE68A4">
          <w:rPr>
            <w:webHidden/>
          </w:rPr>
        </w:r>
        <w:r w:rsidR="00CE68A4">
          <w:rPr>
            <w:webHidden/>
          </w:rPr>
          <w:fldChar w:fldCharType="separate"/>
        </w:r>
        <w:r w:rsidR="001409C8">
          <w:rPr>
            <w:webHidden/>
          </w:rPr>
          <w:t>16</w:t>
        </w:r>
        <w:r w:rsidR="00CE68A4">
          <w:rPr>
            <w:webHidden/>
          </w:rPr>
          <w:fldChar w:fldCharType="end"/>
        </w:r>
      </w:hyperlink>
    </w:p>
    <w:p w14:paraId="762615B7" w14:textId="77777777" w:rsidR="00CE68A4" w:rsidRDefault="00E01269">
      <w:pPr>
        <w:pStyle w:val="TOC2"/>
        <w:rPr>
          <w:rFonts w:asciiTheme="minorHAnsi" w:eastAsiaTheme="minorEastAsia" w:hAnsiTheme="minorHAnsi" w:cstheme="minorBidi"/>
          <w:b w:val="0"/>
          <w:bCs w:val="0"/>
          <w:smallCaps w:val="0"/>
          <w:sz w:val="22"/>
        </w:rPr>
      </w:pPr>
      <w:hyperlink w:anchor="_Toc394407679" w:history="1">
        <w:r w:rsidR="00CE68A4" w:rsidRPr="009A6864">
          <w:rPr>
            <w:rStyle w:val="Hyperlink"/>
          </w:rPr>
          <w:t>3.5</w:t>
        </w:r>
        <w:r w:rsidR="00CE68A4">
          <w:rPr>
            <w:rFonts w:asciiTheme="minorHAnsi" w:eastAsiaTheme="minorEastAsia" w:hAnsiTheme="minorHAnsi" w:cstheme="minorBidi"/>
            <w:b w:val="0"/>
            <w:bCs w:val="0"/>
            <w:smallCaps w:val="0"/>
            <w:sz w:val="22"/>
          </w:rPr>
          <w:tab/>
        </w:r>
        <w:r w:rsidR="00CE68A4" w:rsidRPr="009A6864">
          <w:rPr>
            <w:rStyle w:val="Hyperlink"/>
          </w:rPr>
          <w:t>Select Date Range and Interval Screen Changes</w:t>
        </w:r>
        <w:r w:rsidR="00CE68A4">
          <w:rPr>
            <w:webHidden/>
          </w:rPr>
          <w:tab/>
        </w:r>
        <w:r w:rsidR="00CE68A4">
          <w:rPr>
            <w:webHidden/>
          </w:rPr>
          <w:fldChar w:fldCharType="begin"/>
        </w:r>
        <w:r w:rsidR="00CE68A4">
          <w:rPr>
            <w:webHidden/>
          </w:rPr>
          <w:instrText xml:space="preserve"> PAGEREF _Toc394407679 \h </w:instrText>
        </w:r>
        <w:r w:rsidR="00CE68A4">
          <w:rPr>
            <w:webHidden/>
          </w:rPr>
        </w:r>
        <w:r w:rsidR="00CE68A4">
          <w:rPr>
            <w:webHidden/>
          </w:rPr>
          <w:fldChar w:fldCharType="separate"/>
        </w:r>
        <w:r w:rsidR="001409C8">
          <w:rPr>
            <w:webHidden/>
          </w:rPr>
          <w:t>17</w:t>
        </w:r>
        <w:r w:rsidR="00CE68A4">
          <w:rPr>
            <w:webHidden/>
          </w:rPr>
          <w:fldChar w:fldCharType="end"/>
        </w:r>
      </w:hyperlink>
    </w:p>
    <w:p w14:paraId="762615B8" w14:textId="77777777" w:rsidR="00CE68A4" w:rsidRDefault="00E01269">
      <w:pPr>
        <w:pStyle w:val="TOC3"/>
        <w:rPr>
          <w:rFonts w:asciiTheme="minorHAnsi" w:eastAsiaTheme="minorEastAsia" w:hAnsiTheme="minorHAnsi" w:cstheme="minorBidi"/>
          <w:sz w:val="22"/>
        </w:rPr>
      </w:pPr>
      <w:hyperlink w:anchor="_Toc394407680" w:history="1">
        <w:r w:rsidR="00CE68A4" w:rsidRPr="009A6864">
          <w:rPr>
            <w:rStyle w:val="Hyperlink"/>
            <w14:scene3d>
              <w14:camera w14:prst="orthographicFront"/>
              <w14:lightRig w14:rig="threePt" w14:dir="t">
                <w14:rot w14:lat="0" w14:lon="0" w14:rev="0"/>
              </w14:lightRig>
            </w14:scene3d>
          </w:rPr>
          <w:t>3.5.1</w:t>
        </w:r>
        <w:r w:rsidR="00CE68A4">
          <w:rPr>
            <w:rFonts w:asciiTheme="minorHAnsi" w:eastAsiaTheme="minorEastAsia" w:hAnsiTheme="minorHAnsi" w:cstheme="minorBidi"/>
            <w:sz w:val="22"/>
          </w:rPr>
          <w:tab/>
        </w:r>
        <w:r w:rsidR="00CE68A4" w:rsidRPr="009A6864">
          <w:rPr>
            <w:rStyle w:val="Hyperlink"/>
          </w:rPr>
          <w:t>Custom Date Ranges</w:t>
        </w:r>
        <w:r w:rsidR="00CE68A4">
          <w:rPr>
            <w:webHidden/>
          </w:rPr>
          <w:tab/>
        </w:r>
        <w:r w:rsidR="00CE68A4">
          <w:rPr>
            <w:webHidden/>
          </w:rPr>
          <w:fldChar w:fldCharType="begin"/>
        </w:r>
        <w:r w:rsidR="00CE68A4">
          <w:rPr>
            <w:webHidden/>
          </w:rPr>
          <w:instrText xml:space="preserve"> PAGEREF _Toc394407680 \h </w:instrText>
        </w:r>
        <w:r w:rsidR="00CE68A4">
          <w:rPr>
            <w:webHidden/>
          </w:rPr>
        </w:r>
        <w:r w:rsidR="00CE68A4">
          <w:rPr>
            <w:webHidden/>
          </w:rPr>
          <w:fldChar w:fldCharType="separate"/>
        </w:r>
        <w:r w:rsidR="001409C8">
          <w:rPr>
            <w:webHidden/>
          </w:rPr>
          <w:t>17</w:t>
        </w:r>
        <w:r w:rsidR="00CE68A4">
          <w:rPr>
            <w:webHidden/>
          </w:rPr>
          <w:fldChar w:fldCharType="end"/>
        </w:r>
      </w:hyperlink>
    </w:p>
    <w:p w14:paraId="762615B9" w14:textId="77777777" w:rsidR="00CE68A4" w:rsidRDefault="00E01269">
      <w:pPr>
        <w:pStyle w:val="TOC3"/>
        <w:rPr>
          <w:rFonts w:asciiTheme="minorHAnsi" w:eastAsiaTheme="minorEastAsia" w:hAnsiTheme="minorHAnsi" w:cstheme="minorBidi"/>
          <w:sz w:val="22"/>
        </w:rPr>
      </w:pPr>
      <w:hyperlink w:anchor="_Toc394407681" w:history="1">
        <w:r w:rsidR="00CE68A4" w:rsidRPr="009A6864">
          <w:rPr>
            <w:rStyle w:val="Hyperlink"/>
            <w14:scene3d>
              <w14:camera w14:prst="orthographicFront"/>
              <w14:lightRig w14:rig="threePt" w14:dir="t">
                <w14:rot w14:lat="0" w14:lon="0" w14:rev="0"/>
              </w14:lightRig>
            </w14:scene3d>
          </w:rPr>
          <w:t>3.5.2</w:t>
        </w:r>
        <w:r w:rsidR="00CE68A4">
          <w:rPr>
            <w:rFonts w:asciiTheme="minorHAnsi" w:eastAsiaTheme="minorEastAsia" w:hAnsiTheme="minorHAnsi" w:cstheme="minorBidi"/>
            <w:sz w:val="22"/>
          </w:rPr>
          <w:tab/>
        </w:r>
        <w:r w:rsidR="00CE68A4" w:rsidRPr="009A6864">
          <w:rPr>
            <w:rStyle w:val="Hyperlink"/>
          </w:rPr>
          <w:t>Select Range List Changes</w:t>
        </w:r>
        <w:r w:rsidR="00CE68A4">
          <w:rPr>
            <w:webHidden/>
          </w:rPr>
          <w:tab/>
        </w:r>
        <w:r w:rsidR="00CE68A4">
          <w:rPr>
            <w:webHidden/>
          </w:rPr>
          <w:fldChar w:fldCharType="begin"/>
        </w:r>
        <w:r w:rsidR="00CE68A4">
          <w:rPr>
            <w:webHidden/>
          </w:rPr>
          <w:instrText xml:space="preserve"> PAGEREF _Toc394407681 \h </w:instrText>
        </w:r>
        <w:r w:rsidR="00CE68A4">
          <w:rPr>
            <w:webHidden/>
          </w:rPr>
        </w:r>
        <w:r w:rsidR="00CE68A4">
          <w:rPr>
            <w:webHidden/>
          </w:rPr>
          <w:fldChar w:fldCharType="separate"/>
        </w:r>
        <w:r w:rsidR="001409C8">
          <w:rPr>
            <w:webHidden/>
          </w:rPr>
          <w:t>17</w:t>
        </w:r>
        <w:r w:rsidR="00CE68A4">
          <w:rPr>
            <w:webHidden/>
          </w:rPr>
          <w:fldChar w:fldCharType="end"/>
        </w:r>
      </w:hyperlink>
    </w:p>
    <w:p w14:paraId="762615BA" w14:textId="77777777" w:rsidR="00CE68A4" w:rsidRDefault="00E01269">
      <w:pPr>
        <w:pStyle w:val="TOC3"/>
        <w:rPr>
          <w:rFonts w:asciiTheme="minorHAnsi" w:eastAsiaTheme="minorEastAsia" w:hAnsiTheme="minorHAnsi" w:cstheme="minorBidi"/>
          <w:sz w:val="22"/>
        </w:rPr>
      </w:pPr>
      <w:hyperlink w:anchor="_Toc394407682" w:history="1">
        <w:r w:rsidR="00CE68A4" w:rsidRPr="009A6864">
          <w:rPr>
            <w:rStyle w:val="Hyperlink"/>
            <w14:scene3d>
              <w14:camera w14:prst="orthographicFront"/>
              <w14:lightRig w14:rig="threePt" w14:dir="t">
                <w14:rot w14:lat="0" w14:lon="0" w14:rev="0"/>
              </w14:lightRig>
            </w14:scene3d>
          </w:rPr>
          <w:t>3.5.3</w:t>
        </w:r>
        <w:r w:rsidR="00CE68A4">
          <w:rPr>
            <w:rFonts w:asciiTheme="minorHAnsi" w:eastAsiaTheme="minorEastAsia" w:hAnsiTheme="minorHAnsi" w:cstheme="minorBidi"/>
            <w:sz w:val="22"/>
          </w:rPr>
          <w:tab/>
        </w:r>
        <w:r w:rsidR="00EC3F96">
          <w:rPr>
            <w:rStyle w:val="Hyperlink"/>
          </w:rPr>
          <w:t xml:space="preserve">Copy Feature for IMSIs  </w:t>
        </w:r>
        <w:r w:rsidR="00CE68A4">
          <w:rPr>
            <w:webHidden/>
          </w:rPr>
          <w:tab/>
        </w:r>
        <w:r w:rsidR="00CE68A4">
          <w:rPr>
            <w:webHidden/>
          </w:rPr>
          <w:fldChar w:fldCharType="begin"/>
        </w:r>
        <w:r w:rsidR="00CE68A4">
          <w:rPr>
            <w:webHidden/>
          </w:rPr>
          <w:instrText xml:space="preserve"> PAGEREF _Toc394407682 \h </w:instrText>
        </w:r>
        <w:r w:rsidR="00CE68A4">
          <w:rPr>
            <w:webHidden/>
          </w:rPr>
        </w:r>
        <w:r w:rsidR="00CE68A4">
          <w:rPr>
            <w:webHidden/>
          </w:rPr>
          <w:fldChar w:fldCharType="separate"/>
        </w:r>
        <w:r w:rsidR="001409C8">
          <w:rPr>
            <w:b/>
            <w:bCs/>
            <w:webHidden/>
          </w:rPr>
          <w:t>Error! Bookmark not defined.</w:t>
        </w:r>
        <w:r w:rsidR="00CE68A4">
          <w:rPr>
            <w:webHidden/>
          </w:rPr>
          <w:fldChar w:fldCharType="end"/>
        </w:r>
      </w:hyperlink>
    </w:p>
    <w:p w14:paraId="762615BB" w14:textId="77777777" w:rsidR="00CE68A4" w:rsidRDefault="00E01269">
      <w:pPr>
        <w:pStyle w:val="TOC3"/>
        <w:rPr>
          <w:rFonts w:asciiTheme="minorHAnsi" w:eastAsiaTheme="minorEastAsia" w:hAnsiTheme="minorHAnsi" w:cstheme="minorBidi"/>
          <w:sz w:val="22"/>
        </w:rPr>
      </w:pPr>
      <w:hyperlink w:anchor="_Toc394407684" w:history="1">
        <w:r w:rsidR="00CE68A4" w:rsidRPr="009A6864">
          <w:rPr>
            <w:rStyle w:val="Hyperlink"/>
            <w14:scene3d>
              <w14:camera w14:prst="orthographicFront"/>
              <w14:lightRig w14:rig="threePt" w14:dir="t">
                <w14:rot w14:lat="0" w14:lon="0" w14:rev="0"/>
              </w14:lightRig>
            </w14:scene3d>
          </w:rPr>
          <w:t>3.5.4</w:t>
        </w:r>
        <w:r w:rsidR="00CE68A4">
          <w:rPr>
            <w:rFonts w:asciiTheme="minorHAnsi" w:eastAsiaTheme="minorEastAsia" w:hAnsiTheme="minorHAnsi" w:cstheme="minorBidi"/>
            <w:sz w:val="22"/>
          </w:rPr>
          <w:tab/>
        </w:r>
        <w:r w:rsidR="00CE68A4" w:rsidRPr="009A6864">
          <w:rPr>
            <w:rStyle w:val="Hyperlink"/>
          </w:rPr>
          <w:t>Many to Many Relationships</w:t>
        </w:r>
        <w:r w:rsidR="00CE68A4">
          <w:rPr>
            <w:webHidden/>
          </w:rPr>
          <w:tab/>
        </w:r>
        <w:r w:rsidR="00CE68A4">
          <w:rPr>
            <w:webHidden/>
          </w:rPr>
          <w:fldChar w:fldCharType="begin"/>
        </w:r>
        <w:r w:rsidR="00CE68A4">
          <w:rPr>
            <w:webHidden/>
          </w:rPr>
          <w:instrText xml:space="preserve"> PAGEREF _Toc394407684 \h </w:instrText>
        </w:r>
        <w:r w:rsidR="00CE68A4">
          <w:rPr>
            <w:webHidden/>
          </w:rPr>
        </w:r>
        <w:r w:rsidR="00CE68A4">
          <w:rPr>
            <w:webHidden/>
          </w:rPr>
          <w:fldChar w:fldCharType="separate"/>
        </w:r>
        <w:r w:rsidR="001409C8">
          <w:rPr>
            <w:webHidden/>
          </w:rPr>
          <w:t>17</w:t>
        </w:r>
        <w:r w:rsidR="00CE68A4">
          <w:rPr>
            <w:webHidden/>
          </w:rPr>
          <w:fldChar w:fldCharType="end"/>
        </w:r>
      </w:hyperlink>
    </w:p>
    <w:p w14:paraId="762615BC" w14:textId="77777777" w:rsidR="00CE68A4" w:rsidRDefault="00E01269">
      <w:pPr>
        <w:pStyle w:val="TOC2"/>
        <w:rPr>
          <w:rFonts w:asciiTheme="minorHAnsi" w:eastAsiaTheme="minorEastAsia" w:hAnsiTheme="minorHAnsi" w:cstheme="minorBidi"/>
          <w:b w:val="0"/>
          <w:bCs w:val="0"/>
          <w:smallCaps w:val="0"/>
          <w:sz w:val="22"/>
        </w:rPr>
      </w:pPr>
      <w:hyperlink w:anchor="_Toc394407685" w:history="1">
        <w:r w:rsidR="00CE68A4" w:rsidRPr="009A6864">
          <w:rPr>
            <w:rStyle w:val="Hyperlink"/>
          </w:rPr>
          <w:t>3.6</w:t>
        </w:r>
        <w:r w:rsidR="00CE68A4">
          <w:rPr>
            <w:rFonts w:asciiTheme="minorHAnsi" w:eastAsiaTheme="minorEastAsia" w:hAnsiTheme="minorHAnsi" w:cstheme="minorBidi"/>
            <w:b w:val="0"/>
            <w:bCs w:val="0"/>
            <w:smallCaps w:val="0"/>
            <w:sz w:val="22"/>
          </w:rPr>
          <w:tab/>
        </w:r>
        <w:r w:rsidR="00CE68A4" w:rsidRPr="009A6864">
          <w:rPr>
            <w:rStyle w:val="Hyperlink"/>
          </w:rPr>
          <w:t>Traffic Types</w:t>
        </w:r>
        <w:r w:rsidR="00CE68A4">
          <w:rPr>
            <w:webHidden/>
          </w:rPr>
          <w:tab/>
        </w:r>
        <w:r w:rsidR="00CE68A4">
          <w:rPr>
            <w:webHidden/>
          </w:rPr>
          <w:fldChar w:fldCharType="begin"/>
        </w:r>
        <w:r w:rsidR="00CE68A4">
          <w:rPr>
            <w:webHidden/>
          </w:rPr>
          <w:instrText xml:space="preserve"> PAGEREF _Toc394407685 \h </w:instrText>
        </w:r>
        <w:r w:rsidR="00CE68A4">
          <w:rPr>
            <w:webHidden/>
          </w:rPr>
        </w:r>
        <w:r w:rsidR="00CE68A4">
          <w:rPr>
            <w:webHidden/>
          </w:rPr>
          <w:fldChar w:fldCharType="separate"/>
        </w:r>
        <w:r w:rsidR="001409C8">
          <w:rPr>
            <w:webHidden/>
          </w:rPr>
          <w:t>18</w:t>
        </w:r>
        <w:r w:rsidR="00CE68A4">
          <w:rPr>
            <w:webHidden/>
          </w:rPr>
          <w:fldChar w:fldCharType="end"/>
        </w:r>
      </w:hyperlink>
    </w:p>
    <w:p w14:paraId="762615BD" w14:textId="77777777" w:rsidR="00CE68A4" w:rsidRDefault="00E01269">
      <w:pPr>
        <w:pStyle w:val="TOC3"/>
        <w:rPr>
          <w:rFonts w:asciiTheme="minorHAnsi" w:eastAsiaTheme="minorEastAsia" w:hAnsiTheme="minorHAnsi" w:cstheme="minorBidi"/>
          <w:sz w:val="22"/>
        </w:rPr>
      </w:pPr>
      <w:hyperlink w:anchor="_Toc394407686" w:history="1">
        <w:r w:rsidR="00CE68A4" w:rsidRPr="009A6864">
          <w:rPr>
            <w:rStyle w:val="Hyperlink"/>
            <w14:scene3d>
              <w14:camera w14:prst="orthographicFront"/>
              <w14:lightRig w14:rig="threePt" w14:dir="t">
                <w14:rot w14:lat="0" w14:lon="0" w14:rev="0"/>
              </w14:lightRig>
            </w14:scene3d>
          </w:rPr>
          <w:t>3.6.1</w:t>
        </w:r>
        <w:r w:rsidR="00CE68A4">
          <w:rPr>
            <w:rFonts w:asciiTheme="minorHAnsi" w:eastAsiaTheme="minorEastAsia" w:hAnsiTheme="minorHAnsi" w:cstheme="minorBidi"/>
            <w:sz w:val="22"/>
          </w:rPr>
          <w:tab/>
        </w:r>
        <w:r w:rsidR="00CE68A4" w:rsidRPr="009A6864">
          <w:rPr>
            <w:rStyle w:val="Hyperlink"/>
          </w:rPr>
          <w:t>Request Code – Message Direction = Serv -&gt; Home</w:t>
        </w:r>
        <w:r w:rsidR="00CE68A4">
          <w:rPr>
            <w:webHidden/>
          </w:rPr>
          <w:tab/>
        </w:r>
        <w:r w:rsidR="00CE68A4">
          <w:rPr>
            <w:webHidden/>
          </w:rPr>
          <w:fldChar w:fldCharType="begin"/>
        </w:r>
        <w:r w:rsidR="00CE68A4">
          <w:rPr>
            <w:webHidden/>
          </w:rPr>
          <w:instrText xml:space="preserve"> PAGEREF _Toc394407686 \h </w:instrText>
        </w:r>
        <w:r w:rsidR="00CE68A4">
          <w:rPr>
            <w:webHidden/>
          </w:rPr>
        </w:r>
        <w:r w:rsidR="00CE68A4">
          <w:rPr>
            <w:webHidden/>
          </w:rPr>
          <w:fldChar w:fldCharType="separate"/>
        </w:r>
        <w:r w:rsidR="001409C8">
          <w:rPr>
            <w:webHidden/>
          </w:rPr>
          <w:t>18</w:t>
        </w:r>
        <w:r w:rsidR="00CE68A4">
          <w:rPr>
            <w:webHidden/>
          </w:rPr>
          <w:fldChar w:fldCharType="end"/>
        </w:r>
      </w:hyperlink>
    </w:p>
    <w:p w14:paraId="762615BE" w14:textId="77777777" w:rsidR="00CE68A4" w:rsidRDefault="00E01269">
      <w:pPr>
        <w:pStyle w:val="TOC3"/>
        <w:rPr>
          <w:rFonts w:asciiTheme="minorHAnsi" w:eastAsiaTheme="minorEastAsia" w:hAnsiTheme="minorHAnsi" w:cstheme="minorBidi"/>
          <w:sz w:val="22"/>
        </w:rPr>
      </w:pPr>
      <w:hyperlink w:anchor="_Toc394407687" w:history="1">
        <w:r w:rsidR="00CE68A4" w:rsidRPr="009A6864">
          <w:rPr>
            <w:rStyle w:val="Hyperlink"/>
            <w14:scene3d>
              <w14:camera w14:prst="orthographicFront"/>
              <w14:lightRig w14:rig="threePt" w14:dir="t">
                <w14:rot w14:lat="0" w14:lon="0" w14:rev="0"/>
              </w14:lightRig>
            </w14:scene3d>
          </w:rPr>
          <w:t>3.6.2</w:t>
        </w:r>
        <w:r w:rsidR="00CE68A4">
          <w:rPr>
            <w:rFonts w:asciiTheme="minorHAnsi" w:eastAsiaTheme="minorEastAsia" w:hAnsiTheme="minorHAnsi" w:cstheme="minorBidi"/>
            <w:sz w:val="22"/>
          </w:rPr>
          <w:tab/>
        </w:r>
        <w:r w:rsidR="00CE68A4" w:rsidRPr="009A6864">
          <w:rPr>
            <w:rStyle w:val="Hyperlink"/>
          </w:rPr>
          <w:t>Request Code - Message Direction = Home -&gt; Serv</w:t>
        </w:r>
        <w:r w:rsidR="00CE68A4">
          <w:rPr>
            <w:webHidden/>
          </w:rPr>
          <w:tab/>
        </w:r>
        <w:r w:rsidR="00CE68A4">
          <w:rPr>
            <w:webHidden/>
          </w:rPr>
          <w:fldChar w:fldCharType="begin"/>
        </w:r>
        <w:r w:rsidR="00CE68A4">
          <w:rPr>
            <w:webHidden/>
          </w:rPr>
          <w:instrText xml:space="preserve"> PAGEREF _Toc394407687 \h </w:instrText>
        </w:r>
        <w:r w:rsidR="00CE68A4">
          <w:rPr>
            <w:webHidden/>
          </w:rPr>
        </w:r>
        <w:r w:rsidR="00CE68A4">
          <w:rPr>
            <w:webHidden/>
          </w:rPr>
          <w:fldChar w:fldCharType="separate"/>
        </w:r>
        <w:r w:rsidR="001409C8">
          <w:rPr>
            <w:webHidden/>
          </w:rPr>
          <w:t>18</w:t>
        </w:r>
        <w:r w:rsidR="00CE68A4">
          <w:rPr>
            <w:webHidden/>
          </w:rPr>
          <w:fldChar w:fldCharType="end"/>
        </w:r>
      </w:hyperlink>
    </w:p>
    <w:p w14:paraId="762615BF" w14:textId="77777777" w:rsidR="00CE68A4" w:rsidRDefault="00E01269">
      <w:pPr>
        <w:pStyle w:val="TOC3"/>
        <w:rPr>
          <w:rFonts w:asciiTheme="minorHAnsi" w:eastAsiaTheme="minorEastAsia" w:hAnsiTheme="minorHAnsi" w:cstheme="minorBidi"/>
          <w:sz w:val="22"/>
        </w:rPr>
      </w:pPr>
      <w:hyperlink w:anchor="_Toc394407688" w:history="1">
        <w:r w:rsidR="00CE68A4" w:rsidRPr="009A6864">
          <w:rPr>
            <w:rStyle w:val="Hyperlink"/>
            <w14:scene3d>
              <w14:camera w14:prst="orthographicFront"/>
              <w14:lightRig w14:rig="threePt" w14:dir="t">
                <w14:rot w14:lat="0" w14:lon="0" w14:rev="0"/>
              </w14:lightRig>
            </w14:scene3d>
          </w:rPr>
          <w:t>3.6.3</w:t>
        </w:r>
        <w:r w:rsidR="00CE68A4">
          <w:rPr>
            <w:rFonts w:asciiTheme="minorHAnsi" w:eastAsiaTheme="minorEastAsia" w:hAnsiTheme="minorHAnsi" w:cstheme="minorBidi"/>
            <w:sz w:val="22"/>
          </w:rPr>
          <w:tab/>
        </w:r>
        <w:r w:rsidR="00CE68A4" w:rsidRPr="009A6864">
          <w:rPr>
            <w:rStyle w:val="Hyperlink"/>
          </w:rPr>
          <w:t>All Traffic Types</w:t>
        </w:r>
        <w:r w:rsidR="00CE68A4">
          <w:rPr>
            <w:webHidden/>
          </w:rPr>
          <w:tab/>
        </w:r>
        <w:r w:rsidR="00CE68A4">
          <w:rPr>
            <w:webHidden/>
          </w:rPr>
          <w:fldChar w:fldCharType="begin"/>
        </w:r>
        <w:r w:rsidR="00CE68A4">
          <w:rPr>
            <w:webHidden/>
          </w:rPr>
          <w:instrText xml:space="preserve"> PAGEREF _Toc394407688 \h </w:instrText>
        </w:r>
        <w:r w:rsidR="00CE68A4">
          <w:rPr>
            <w:webHidden/>
          </w:rPr>
        </w:r>
        <w:r w:rsidR="00CE68A4">
          <w:rPr>
            <w:webHidden/>
          </w:rPr>
          <w:fldChar w:fldCharType="separate"/>
        </w:r>
        <w:r w:rsidR="001409C8">
          <w:rPr>
            <w:webHidden/>
          </w:rPr>
          <w:t>18</w:t>
        </w:r>
        <w:r w:rsidR="00CE68A4">
          <w:rPr>
            <w:webHidden/>
          </w:rPr>
          <w:fldChar w:fldCharType="end"/>
        </w:r>
      </w:hyperlink>
    </w:p>
    <w:p w14:paraId="762615C0" w14:textId="77777777" w:rsidR="00CE68A4" w:rsidRDefault="00E01269">
      <w:pPr>
        <w:pStyle w:val="TOC2"/>
        <w:rPr>
          <w:rFonts w:asciiTheme="minorHAnsi" w:eastAsiaTheme="minorEastAsia" w:hAnsiTheme="minorHAnsi" w:cstheme="minorBidi"/>
          <w:b w:val="0"/>
          <w:bCs w:val="0"/>
          <w:smallCaps w:val="0"/>
          <w:sz w:val="22"/>
        </w:rPr>
      </w:pPr>
      <w:hyperlink w:anchor="_Toc394407689" w:history="1">
        <w:r w:rsidR="00CE68A4" w:rsidRPr="009A6864">
          <w:rPr>
            <w:rStyle w:val="Hyperlink"/>
          </w:rPr>
          <w:t>3.7</w:t>
        </w:r>
        <w:r w:rsidR="00CE68A4">
          <w:rPr>
            <w:rFonts w:asciiTheme="minorHAnsi" w:eastAsiaTheme="minorEastAsia" w:hAnsiTheme="minorHAnsi" w:cstheme="minorBidi"/>
            <w:b w:val="0"/>
            <w:bCs w:val="0"/>
            <w:smallCaps w:val="0"/>
            <w:sz w:val="22"/>
          </w:rPr>
          <w:tab/>
        </w:r>
        <w:r w:rsidR="00CE68A4" w:rsidRPr="009A6864">
          <w:rPr>
            <w:rStyle w:val="Hyperlink"/>
          </w:rPr>
          <w:t>Error Codes</w:t>
        </w:r>
        <w:r w:rsidR="00CE68A4">
          <w:rPr>
            <w:webHidden/>
          </w:rPr>
          <w:tab/>
        </w:r>
        <w:r w:rsidR="00CE68A4">
          <w:rPr>
            <w:webHidden/>
          </w:rPr>
          <w:fldChar w:fldCharType="begin"/>
        </w:r>
        <w:r w:rsidR="00CE68A4">
          <w:rPr>
            <w:webHidden/>
          </w:rPr>
          <w:instrText xml:space="preserve"> PAGEREF _Toc394407689 \h </w:instrText>
        </w:r>
        <w:r w:rsidR="00CE68A4">
          <w:rPr>
            <w:webHidden/>
          </w:rPr>
        </w:r>
        <w:r w:rsidR="00CE68A4">
          <w:rPr>
            <w:webHidden/>
          </w:rPr>
          <w:fldChar w:fldCharType="separate"/>
        </w:r>
        <w:r w:rsidR="001409C8">
          <w:rPr>
            <w:webHidden/>
          </w:rPr>
          <w:t>19</w:t>
        </w:r>
        <w:r w:rsidR="00CE68A4">
          <w:rPr>
            <w:webHidden/>
          </w:rPr>
          <w:fldChar w:fldCharType="end"/>
        </w:r>
      </w:hyperlink>
    </w:p>
    <w:p w14:paraId="762615C1" w14:textId="77777777" w:rsidR="00CE68A4" w:rsidRDefault="00E01269">
      <w:pPr>
        <w:pStyle w:val="TOC3"/>
        <w:rPr>
          <w:rFonts w:asciiTheme="minorHAnsi" w:eastAsiaTheme="minorEastAsia" w:hAnsiTheme="minorHAnsi" w:cstheme="minorBidi"/>
          <w:sz w:val="22"/>
        </w:rPr>
      </w:pPr>
      <w:hyperlink w:anchor="_Toc394407690" w:history="1">
        <w:r w:rsidR="00CE68A4" w:rsidRPr="009A6864">
          <w:rPr>
            <w:rStyle w:val="Hyperlink"/>
            <w14:scene3d>
              <w14:camera w14:prst="orthographicFront"/>
              <w14:lightRig w14:rig="threePt" w14:dir="t">
                <w14:rot w14:lat="0" w14:lon="0" w14:rev="0"/>
              </w14:lightRig>
            </w14:scene3d>
          </w:rPr>
          <w:t>3.7.1</w:t>
        </w:r>
        <w:r w:rsidR="00CE68A4">
          <w:rPr>
            <w:rFonts w:asciiTheme="minorHAnsi" w:eastAsiaTheme="minorEastAsia" w:hAnsiTheme="minorHAnsi" w:cstheme="minorBidi"/>
            <w:sz w:val="22"/>
          </w:rPr>
          <w:tab/>
        </w:r>
        <w:r w:rsidR="00CE68A4" w:rsidRPr="009A6864">
          <w:rPr>
            <w:rStyle w:val="Hyperlink"/>
          </w:rPr>
          <w:t>Invalid Answer Code</w:t>
        </w:r>
        <w:r w:rsidR="00CE68A4">
          <w:rPr>
            <w:webHidden/>
          </w:rPr>
          <w:tab/>
        </w:r>
        <w:r w:rsidR="00CE68A4">
          <w:rPr>
            <w:webHidden/>
          </w:rPr>
          <w:fldChar w:fldCharType="begin"/>
        </w:r>
        <w:r w:rsidR="00CE68A4">
          <w:rPr>
            <w:webHidden/>
          </w:rPr>
          <w:instrText xml:space="preserve"> PAGEREF _Toc394407690 \h </w:instrText>
        </w:r>
        <w:r w:rsidR="00CE68A4">
          <w:rPr>
            <w:webHidden/>
          </w:rPr>
        </w:r>
        <w:r w:rsidR="00CE68A4">
          <w:rPr>
            <w:webHidden/>
          </w:rPr>
          <w:fldChar w:fldCharType="separate"/>
        </w:r>
        <w:r w:rsidR="001409C8">
          <w:rPr>
            <w:webHidden/>
          </w:rPr>
          <w:t>20</w:t>
        </w:r>
        <w:r w:rsidR="00CE68A4">
          <w:rPr>
            <w:webHidden/>
          </w:rPr>
          <w:fldChar w:fldCharType="end"/>
        </w:r>
      </w:hyperlink>
    </w:p>
    <w:p w14:paraId="762615C2" w14:textId="77777777" w:rsidR="00CE68A4" w:rsidRDefault="00E01269">
      <w:pPr>
        <w:pStyle w:val="TOC3"/>
        <w:rPr>
          <w:rFonts w:asciiTheme="minorHAnsi" w:eastAsiaTheme="minorEastAsia" w:hAnsiTheme="minorHAnsi" w:cstheme="minorBidi"/>
          <w:sz w:val="22"/>
        </w:rPr>
      </w:pPr>
      <w:hyperlink w:anchor="_Toc394407691" w:history="1">
        <w:r w:rsidR="00CE68A4" w:rsidRPr="009A6864">
          <w:rPr>
            <w:rStyle w:val="Hyperlink"/>
            <w14:scene3d>
              <w14:camera w14:prst="orthographicFront"/>
              <w14:lightRig w14:rig="threePt" w14:dir="t">
                <w14:rot w14:lat="0" w14:lon="0" w14:rev="0"/>
              </w14:lightRig>
            </w14:scene3d>
          </w:rPr>
          <w:t>3.7.2</w:t>
        </w:r>
        <w:r w:rsidR="00CE68A4">
          <w:rPr>
            <w:rFonts w:asciiTheme="minorHAnsi" w:eastAsiaTheme="minorEastAsia" w:hAnsiTheme="minorHAnsi" w:cstheme="minorBidi"/>
            <w:sz w:val="22"/>
          </w:rPr>
          <w:tab/>
        </w:r>
        <w:r w:rsidR="00CE68A4" w:rsidRPr="009A6864">
          <w:rPr>
            <w:rStyle w:val="Hyperlink"/>
          </w:rPr>
          <w:t>Drill Down to Detail Errors</w:t>
        </w:r>
        <w:r w:rsidR="00CE68A4">
          <w:rPr>
            <w:webHidden/>
          </w:rPr>
          <w:tab/>
        </w:r>
        <w:r w:rsidR="00CE68A4">
          <w:rPr>
            <w:webHidden/>
          </w:rPr>
          <w:fldChar w:fldCharType="begin"/>
        </w:r>
        <w:r w:rsidR="00CE68A4">
          <w:rPr>
            <w:webHidden/>
          </w:rPr>
          <w:instrText xml:space="preserve"> PAGEREF _Toc394407691 \h </w:instrText>
        </w:r>
        <w:r w:rsidR="00CE68A4">
          <w:rPr>
            <w:webHidden/>
          </w:rPr>
        </w:r>
        <w:r w:rsidR="00CE68A4">
          <w:rPr>
            <w:webHidden/>
          </w:rPr>
          <w:fldChar w:fldCharType="separate"/>
        </w:r>
        <w:r w:rsidR="001409C8">
          <w:rPr>
            <w:webHidden/>
          </w:rPr>
          <w:t>20</w:t>
        </w:r>
        <w:r w:rsidR="00CE68A4">
          <w:rPr>
            <w:webHidden/>
          </w:rPr>
          <w:fldChar w:fldCharType="end"/>
        </w:r>
      </w:hyperlink>
    </w:p>
    <w:p w14:paraId="762615C3" w14:textId="77777777" w:rsidR="00CE68A4" w:rsidRDefault="00E01269">
      <w:pPr>
        <w:pStyle w:val="TOC2"/>
        <w:rPr>
          <w:rFonts w:asciiTheme="minorHAnsi" w:eastAsiaTheme="minorEastAsia" w:hAnsiTheme="minorHAnsi" w:cstheme="minorBidi"/>
          <w:b w:val="0"/>
          <w:bCs w:val="0"/>
          <w:smallCaps w:val="0"/>
          <w:sz w:val="22"/>
        </w:rPr>
      </w:pPr>
      <w:hyperlink w:anchor="_Toc394407692" w:history="1">
        <w:r w:rsidR="00CE68A4" w:rsidRPr="009A6864">
          <w:rPr>
            <w:rStyle w:val="Hyperlink"/>
          </w:rPr>
          <w:t>3.8</w:t>
        </w:r>
        <w:r w:rsidR="00CE68A4">
          <w:rPr>
            <w:rFonts w:asciiTheme="minorHAnsi" w:eastAsiaTheme="minorEastAsia" w:hAnsiTheme="minorHAnsi" w:cstheme="minorBidi"/>
            <w:b w:val="0"/>
            <w:bCs w:val="0"/>
            <w:smallCaps w:val="0"/>
            <w:sz w:val="22"/>
          </w:rPr>
          <w:tab/>
        </w:r>
        <w:r w:rsidR="00CE68A4" w:rsidRPr="009A6864">
          <w:rPr>
            <w:rStyle w:val="Hyperlink"/>
          </w:rPr>
          <w:t>General VisProactive Requirements</w:t>
        </w:r>
        <w:r w:rsidR="00CE68A4">
          <w:rPr>
            <w:webHidden/>
          </w:rPr>
          <w:tab/>
        </w:r>
        <w:r w:rsidR="00CE68A4">
          <w:rPr>
            <w:webHidden/>
          </w:rPr>
          <w:fldChar w:fldCharType="begin"/>
        </w:r>
        <w:r w:rsidR="00CE68A4">
          <w:rPr>
            <w:webHidden/>
          </w:rPr>
          <w:instrText xml:space="preserve"> PAGEREF _Toc394407692 \h </w:instrText>
        </w:r>
        <w:r w:rsidR="00CE68A4">
          <w:rPr>
            <w:webHidden/>
          </w:rPr>
        </w:r>
        <w:r w:rsidR="00CE68A4">
          <w:rPr>
            <w:webHidden/>
          </w:rPr>
          <w:fldChar w:fldCharType="separate"/>
        </w:r>
        <w:r w:rsidR="001409C8">
          <w:rPr>
            <w:webHidden/>
          </w:rPr>
          <w:t>21</w:t>
        </w:r>
        <w:r w:rsidR="00CE68A4">
          <w:rPr>
            <w:webHidden/>
          </w:rPr>
          <w:fldChar w:fldCharType="end"/>
        </w:r>
      </w:hyperlink>
    </w:p>
    <w:p w14:paraId="762615C4" w14:textId="77777777" w:rsidR="00CE68A4" w:rsidRDefault="00E01269">
      <w:pPr>
        <w:pStyle w:val="TOC3"/>
        <w:rPr>
          <w:rFonts w:asciiTheme="minorHAnsi" w:eastAsiaTheme="minorEastAsia" w:hAnsiTheme="minorHAnsi" w:cstheme="minorBidi"/>
          <w:sz w:val="22"/>
        </w:rPr>
      </w:pPr>
      <w:hyperlink w:anchor="_Toc394407693" w:history="1">
        <w:r w:rsidR="00CE68A4" w:rsidRPr="009A6864">
          <w:rPr>
            <w:rStyle w:val="Hyperlink"/>
            <w14:scene3d>
              <w14:camera w14:prst="orthographicFront"/>
              <w14:lightRig w14:rig="threePt" w14:dir="t">
                <w14:rot w14:lat="0" w14:lon="0" w14:rev="0"/>
              </w14:lightRig>
            </w14:scene3d>
          </w:rPr>
          <w:t>3.8.1</w:t>
        </w:r>
        <w:r w:rsidR="00CE68A4">
          <w:rPr>
            <w:rFonts w:asciiTheme="minorHAnsi" w:eastAsiaTheme="minorEastAsia" w:hAnsiTheme="minorHAnsi" w:cstheme="minorBidi"/>
            <w:sz w:val="22"/>
          </w:rPr>
          <w:tab/>
        </w:r>
        <w:r w:rsidR="00CE68A4" w:rsidRPr="009A6864">
          <w:rPr>
            <w:rStyle w:val="Hyperlink"/>
          </w:rPr>
          <w:t>Exporting and Printing</w:t>
        </w:r>
        <w:r w:rsidR="00CE68A4">
          <w:rPr>
            <w:webHidden/>
          </w:rPr>
          <w:tab/>
        </w:r>
        <w:r w:rsidR="00CE68A4">
          <w:rPr>
            <w:webHidden/>
          </w:rPr>
          <w:fldChar w:fldCharType="begin"/>
        </w:r>
        <w:r w:rsidR="00CE68A4">
          <w:rPr>
            <w:webHidden/>
          </w:rPr>
          <w:instrText xml:space="preserve"> PAGEREF _Toc394407693 \h </w:instrText>
        </w:r>
        <w:r w:rsidR="00CE68A4">
          <w:rPr>
            <w:webHidden/>
          </w:rPr>
        </w:r>
        <w:r w:rsidR="00CE68A4">
          <w:rPr>
            <w:webHidden/>
          </w:rPr>
          <w:fldChar w:fldCharType="separate"/>
        </w:r>
        <w:r w:rsidR="001409C8">
          <w:rPr>
            <w:webHidden/>
          </w:rPr>
          <w:t>21</w:t>
        </w:r>
        <w:r w:rsidR="00CE68A4">
          <w:rPr>
            <w:webHidden/>
          </w:rPr>
          <w:fldChar w:fldCharType="end"/>
        </w:r>
      </w:hyperlink>
    </w:p>
    <w:p w14:paraId="762615C5" w14:textId="77777777" w:rsidR="00CE68A4" w:rsidRDefault="00E01269">
      <w:pPr>
        <w:pStyle w:val="TOC3"/>
        <w:rPr>
          <w:rFonts w:asciiTheme="minorHAnsi" w:eastAsiaTheme="minorEastAsia" w:hAnsiTheme="minorHAnsi" w:cstheme="minorBidi"/>
          <w:sz w:val="22"/>
        </w:rPr>
      </w:pPr>
      <w:hyperlink w:anchor="_Toc394407694" w:history="1">
        <w:r w:rsidR="00CE68A4" w:rsidRPr="009A6864">
          <w:rPr>
            <w:rStyle w:val="Hyperlink"/>
            <w14:scene3d>
              <w14:camera w14:prst="orthographicFront"/>
              <w14:lightRig w14:rig="threePt" w14:dir="t">
                <w14:rot w14:lat="0" w14:lon="0" w14:rev="0"/>
              </w14:lightRig>
            </w14:scene3d>
          </w:rPr>
          <w:t>3.8.2</w:t>
        </w:r>
        <w:r w:rsidR="00CE68A4">
          <w:rPr>
            <w:rFonts w:asciiTheme="minorHAnsi" w:eastAsiaTheme="minorEastAsia" w:hAnsiTheme="minorHAnsi" w:cstheme="minorBidi"/>
            <w:sz w:val="22"/>
          </w:rPr>
          <w:tab/>
        </w:r>
        <w:r w:rsidR="00CE68A4" w:rsidRPr="009A6864">
          <w:rPr>
            <w:rStyle w:val="Hyperlink"/>
          </w:rPr>
          <w:t>Print Function</w:t>
        </w:r>
        <w:r w:rsidR="00CE68A4">
          <w:rPr>
            <w:webHidden/>
          </w:rPr>
          <w:tab/>
        </w:r>
        <w:r w:rsidR="00CE68A4">
          <w:rPr>
            <w:webHidden/>
          </w:rPr>
          <w:fldChar w:fldCharType="begin"/>
        </w:r>
        <w:r w:rsidR="00CE68A4">
          <w:rPr>
            <w:webHidden/>
          </w:rPr>
          <w:instrText xml:space="preserve"> PAGEREF _Toc394407694 \h </w:instrText>
        </w:r>
        <w:r w:rsidR="00CE68A4">
          <w:rPr>
            <w:webHidden/>
          </w:rPr>
        </w:r>
        <w:r w:rsidR="00CE68A4">
          <w:rPr>
            <w:webHidden/>
          </w:rPr>
          <w:fldChar w:fldCharType="separate"/>
        </w:r>
        <w:r w:rsidR="001409C8">
          <w:rPr>
            <w:webHidden/>
          </w:rPr>
          <w:t>21</w:t>
        </w:r>
        <w:r w:rsidR="00CE68A4">
          <w:rPr>
            <w:webHidden/>
          </w:rPr>
          <w:fldChar w:fldCharType="end"/>
        </w:r>
      </w:hyperlink>
    </w:p>
    <w:p w14:paraId="762615C6" w14:textId="77777777" w:rsidR="00CE68A4" w:rsidRDefault="00E01269">
      <w:pPr>
        <w:pStyle w:val="TOC3"/>
        <w:rPr>
          <w:rFonts w:asciiTheme="minorHAnsi" w:eastAsiaTheme="minorEastAsia" w:hAnsiTheme="minorHAnsi" w:cstheme="minorBidi"/>
          <w:sz w:val="22"/>
        </w:rPr>
      </w:pPr>
      <w:hyperlink w:anchor="_Toc394407695" w:history="1">
        <w:r w:rsidR="00CE68A4" w:rsidRPr="009A6864">
          <w:rPr>
            <w:rStyle w:val="Hyperlink"/>
            <w14:scene3d>
              <w14:camera w14:prst="orthographicFront"/>
              <w14:lightRig w14:rig="threePt" w14:dir="t">
                <w14:rot w14:lat="0" w14:lon="0" w14:rev="0"/>
              </w14:lightRig>
            </w14:scene3d>
          </w:rPr>
          <w:t>3.8.3</w:t>
        </w:r>
        <w:r w:rsidR="00CE68A4">
          <w:rPr>
            <w:rFonts w:asciiTheme="minorHAnsi" w:eastAsiaTheme="minorEastAsia" w:hAnsiTheme="minorHAnsi" w:cstheme="minorBidi"/>
            <w:sz w:val="22"/>
          </w:rPr>
          <w:tab/>
        </w:r>
        <w:r w:rsidR="00CE68A4" w:rsidRPr="009A6864">
          <w:rPr>
            <w:rStyle w:val="Hyperlink"/>
          </w:rPr>
          <w:t>Time Display/GMT Offset</w:t>
        </w:r>
        <w:r w:rsidR="00CE68A4">
          <w:rPr>
            <w:webHidden/>
          </w:rPr>
          <w:tab/>
        </w:r>
        <w:r w:rsidR="00CE68A4">
          <w:rPr>
            <w:webHidden/>
          </w:rPr>
          <w:fldChar w:fldCharType="begin"/>
        </w:r>
        <w:r w:rsidR="00CE68A4">
          <w:rPr>
            <w:webHidden/>
          </w:rPr>
          <w:instrText xml:space="preserve"> PAGEREF _Toc394407695 \h </w:instrText>
        </w:r>
        <w:r w:rsidR="00CE68A4">
          <w:rPr>
            <w:webHidden/>
          </w:rPr>
        </w:r>
        <w:r w:rsidR="00CE68A4">
          <w:rPr>
            <w:webHidden/>
          </w:rPr>
          <w:fldChar w:fldCharType="separate"/>
        </w:r>
        <w:r w:rsidR="001409C8">
          <w:rPr>
            <w:webHidden/>
          </w:rPr>
          <w:t>22</w:t>
        </w:r>
        <w:r w:rsidR="00CE68A4">
          <w:rPr>
            <w:webHidden/>
          </w:rPr>
          <w:fldChar w:fldCharType="end"/>
        </w:r>
      </w:hyperlink>
    </w:p>
    <w:p w14:paraId="762615C7" w14:textId="77777777" w:rsidR="00CE68A4" w:rsidRDefault="00E01269">
      <w:pPr>
        <w:pStyle w:val="TOC2"/>
        <w:rPr>
          <w:rFonts w:asciiTheme="minorHAnsi" w:eastAsiaTheme="minorEastAsia" w:hAnsiTheme="minorHAnsi" w:cstheme="minorBidi"/>
          <w:b w:val="0"/>
          <w:bCs w:val="0"/>
          <w:smallCaps w:val="0"/>
          <w:sz w:val="22"/>
        </w:rPr>
      </w:pPr>
      <w:hyperlink w:anchor="_Toc394407696" w:history="1">
        <w:r w:rsidR="00CE68A4" w:rsidRPr="009A6864">
          <w:rPr>
            <w:rStyle w:val="Hyperlink"/>
          </w:rPr>
          <w:t>3.9</w:t>
        </w:r>
        <w:r w:rsidR="00CE68A4">
          <w:rPr>
            <w:rFonts w:asciiTheme="minorHAnsi" w:eastAsiaTheme="minorEastAsia" w:hAnsiTheme="minorHAnsi" w:cstheme="minorBidi"/>
            <w:b w:val="0"/>
            <w:bCs w:val="0"/>
            <w:smallCaps w:val="0"/>
            <w:sz w:val="22"/>
          </w:rPr>
          <w:tab/>
        </w:r>
        <w:r w:rsidR="00CE68A4" w:rsidRPr="009A6864">
          <w:rPr>
            <w:rStyle w:val="Hyperlink"/>
          </w:rPr>
          <w:t>Alert Pod Requirements</w:t>
        </w:r>
        <w:r w:rsidR="00CE68A4">
          <w:rPr>
            <w:webHidden/>
          </w:rPr>
          <w:tab/>
        </w:r>
        <w:r w:rsidR="00CE68A4">
          <w:rPr>
            <w:webHidden/>
          </w:rPr>
          <w:fldChar w:fldCharType="begin"/>
        </w:r>
        <w:r w:rsidR="00CE68A4">
          <w:rPr>
            <w:webHidden/>
          </w:rPr>
          <w:instrText xml:space="preserve"> PAGEREF _Toc394407696 \h </w:instrText>
        </w:r>
        <w:r w:rsidR="00CE68A4">
          <w:rPr>
            <w:webHidden/>
          </w:rPr>
        </w:r>
        <w:r w:rsidR="00CE68A4">
          <w:rPr>
            <w:webHidden/>
          </w:rPr>
          <w:fldChar w:fldCharType="separate"/>
        </w:r>
        <w:r w:rsidR="001409C8">
          <w:rPr>
            <w:webHidden/>
          </w:rPr>
          <w:t>22</w:t>
        </w:r>
        <w:r w:rsidR="00CE68A4">
          <w:rPr>
            <w:webHidden/>
          </w:rPr>
          <w:fldChar w:fldCharType="end"/>
        </w:r>
      </w:hyperlink>
    </w:p>
    <w:p w14:paraId="762615C8" w14:textId="77777777" w:rsidR="00CE68A4" w:rsidRDefault="00E01269">
      <w:pPr>
        <w:pStyle w:val="TOC2"/>
        <w:rPr>
          <w:rFonts w:asciiTheme="minorHAnsi" w:eastAsiaTheme="minorEastAsia" w:hAnsiTheme="minorHAnsi" w:cstheme="minorBidi"/>
          <w:b w:val="0"/>
          <w:bCs w:val="0"/>
          <w:smallCaps w:val="0"/>
          <w:sz w:val="22"/>
        </w:rPr>
      </w:pPr>
      <w:hyperlink w:anchor="_Toc394407697" w:history="1">
        <w:r w:rsidR="00CE68A4" w:rsidRPr="009A6864">
          <w:rPr>
            <w:rStyle w:val="Hyperlink"/>
          </w:rPr>
          <w:t>3.10</w:t>
        </w:r>
        <w:r w:rsidR="00CE68A4">
          <w:rPr>
            <w:rFonts w:asciiTheme="minorHAnsi" w:eastAsiaTheme="minorEastAsia" w:hAnsiTheme="minorHAnsi" w:cstheme="minorBidi"/>
            <w:b w:val="0"/>
            <w:bCs w:val="0"/>
            <w:smallCaps w:val="0"/>
            <w:sz w:val="22"/>
          </w:rPr>
          <w:tab/>
        </w:r>
        <w:r w:rsidR="00CE68A4" w:rsidRPr="009A6864">
          <w:rPr>
            <w:rStyle w:val="Hyperlink"/>
          </w:rPr>
          <w:t>Crossroads Requirements</w:t>
        </w:r>
        <w:r w:rsidR="00CE68A4">
          <w:rPr>
            <w:webHidden/>
          </w:rPr>
          <w:tab/>
        </w:r>
        <w:r w:rsidR="00CE68A4">
          <w:rPr>
            <w:webHidden/>
          </w:rPr>
          <w:fldChar w:fldCharType="begin"/>
        </w:r>
        <w:r w:rsidR="00CE68A4">
          <w:rPr>
            <w:webHidden/>
          </w:rPr>
          <w:instrText xml:space="preserve"> PAGEREF _Toc394407697 \h </w:instrText>
        </w:r>
        <w:r w:rsidR="00CE68A4">
          <w:rPr>
            <w:webHidden/>
          </w:rPr>
        </w:r>
        <w:r w:rsidR="00CE68A4">
          <w:rPr>
            <w:webHidden/>
          </w:rPr>
          <w:fldChar w:fldCharType="separate"/>
        </w:r>
        <w:r w:rsidR="001409C8">
          <w:rPr>
            <w:webHidden/>
          </w:rPr>
          <w:t>23</w:t>
        </w:r>
        <w:r w:rsidR="00CE68A4">
          <w:rPr>
            <w:webHidden/>
          </w:rPr>
          <w:fldChar w:fldCharType="end"/>
        </w:r>
      </w:hyperlink>
    </w:p>
    <w:p w14:paraId="762615C9" w14:textId="77777777" w:rsidR="00CE68A4" w:rsidRDefault="00E01269">
      <w:pPr>
        <w:pStyle w:val="TOC3"/>
        <w:rPr>
          <w:rFonts w:asciiTheme="minorHAnsi" w:eastAsiaTheme="minorEastAsia" w:hAnsiTheme="minorHAnsi" w:cstheme="minorBidi"/>
          <w:sz w:val="22"/>
        </w:rPr>
      </w:pPr>
      <w:hyperlink w:anchor="_Toc394407698" w:history="1">
        <w:r w:rsidR="00CE68A4" w:rsidRPr="009A6864">
          <w:rPr>
            <w:rStyle w:val="Hyperlink"/>
            <w14:scene3d>
              <w14:camera w14:prst="orthographicFront"/>
              <w14:lightRig w14:rig="threePt" w14:dir="t">
                <w14:rot w14:lat="0" w14:lon="0" w14:rev="0"/>
              </w14:lightRig>
            </w14:scene3d>
          </w:rPr>
          <w:t>3.10.1</w:t>
        </w:r>
        <w:r w:rsidR="00CE68A4">
          <w:rPr>
            <w:rFonts w:asciiTheme="minorHAnsi" w:eastAsiaTheme="minorEastAsia" w:hAnsiTheme="minorHAnsi" w:cstheme="minorBidi"/>
            <w:sz w:val="22"/>
          </w:rPr>
          <w:tab/>
        </w:r>
        <w:r w:rsidR="00CE68A4" w:rsidRPr="009A6864">
          <w:rPr>
            <w:rStyle w:val="Hyperlink"/>
          </w:rPr>
          <w:t>New Menu Item</w:t>
        </w:r>
        <w:r w:rsidR="00CE68A4">
          <w:rPr>
            <w:webHidden/>
          </w:rPr>
          <w:tab/>
        </w:r>
        <w:r w:rsidR="00CE68A4">
          <w:rPr>
            <w:webHidden/>
          </w:rPr>
          <w:fldChar w:fldCharType="begin"/>
        </w:r>
        <w:r w:rsidR="00CE68A4">
          <w:rPr>
            <w:webHidden/>
          </w:rPr>
          <w:instrText xml:space="preserve"> PAGEREF _Toc394407698 \h </w:instrText>
        </w:r>
        <w:r w:rsidR="00CE68A4">
          <w:rPr>
            <w:webHidden/>
          </w:rPr>
        </w:r>
        <w:r w:rsidR="00CE68A4">
          <w:rPr>
            <w:webHidden/>
          </w:rPr>
          <w:fldChar w:fldCharType="separate"/>
        </w:r>
        <w:r w:rsidR="001409C8">
          <w:rPr>
            <w:webHidden/>
          </w:rPr>
          <w:t>23</w:t>
        </w:r>
        <w:r w:rsidR="00CE68A4">
          <w:rPr>
            <w:webHidden/>
          </w:rPr>
          <w:fldChar w:fldCharType="end"/>
        </w:r>
      </w:hyperlink>
    </w:p>
    <w:p w14:paraId="762615CA" w14:textId="77777777" w:rsidR="00CE68A4" w:rsidRDefault="00E01269">
      <w:pPr>
        <w:pStyle w:val="TOC3"/>
        <w:rPr>
          <w:rFonts w:asciiTheme="minorHAnsi" w:eastAsiaTheme="minorEastAsia" w:hAnsiTheme="minorHAnsi" w:cstheme="minorBidi"/>
          <w:sz w:val="22"/>
        </w:rPr>
      </w:pPr>
      <w:hyperlink w:anchor="_Toc394407699" w:history="1">
        <w:r w:rsidR="00CE68A4" w:rsidRPr="009A6864">
          <w:rPr>
            <w:rStyle w:val="Hyperlink"/>
            <w14:scene3d>
              <w14:camera w14:prst="orthographicFront"/>
              <w14:lightRig w14:rig="threePt" w14:dir="t">
                <w14:rot w14:lat="0" w14:lon="0" w14:rev="0"/>
              </w14:lightRig>
            </w14:scene3d>
          </w:rPr>
          <w:t>3.10.2</w:t>
        </w:r>
        <w:r w:rsidR="00CE68A4">
          <w:rPr>
            <w:rFonts w:asciiTheme="minorHAnsi" w:eastAsiaTheme="minorEastAsia" w:hAnsiTheme="minorHAnsi" w:cstheme="minorBidi"/>
            <w:sz w:val="22"/>
          </w:rPr>
          <w:tab/>
        </w:r>
        <w:r w:rsidR="00CE68A4" w:rsidRPr="009A6864">
          <w:rPr>
            <w:rStyle w:val="Hyperlink"/>
          </w:rPr>
          <w:t>CTP Permissions</w:t>
        </w:r>
        <w:r w:rsidR="00CE68A4">
          <w:rPr>
            <w:webHidden/>
          </w:rPr>
          <w:tab/>
        </w:r>
        <w:r w:rsidR="00CE68A4">
          <w:rPr>
            <w:webHidden/>
          </w:rPr>
          <w:fldChar w:fldCharType="begin"/>
        </w:r>
        <w:r w:rsidR="00CE68A4">
          <w:rPr>
            <w:webHidden/>
          </w:rPr>
          <w:instrText xml:space="preserve"> PAGEREF _Toc394407699 \h </w:instrText>
        </w:r>
        <w:r w:rsidR="00CE68A4">
          <w:rPr>
            <w:webHidden/>
          </w:rPr>
        </w:r>
        <w:r w:rsidR="00CE68A4">
          <w:rPr>
            <w:webHidden/>
          </w:rPr>
          <w:fldChar w:fldCharType="separate"/>
        </w:r>
        <w:r w:rsidR="001409C8">
          <w:rPr>
            <w:webHidden/>
          </w:rPr>
          <w:t>23</w:t>
        </w:r>
        <w:r w:rsidR="00CE68A4">
          <w:rPr>
            <w:webHidden/>
          </w:rPr>
          <w:fldChar w:fldCharType="end"/>
        </w:r>
      </w:hyperlink>
    </w:p>
    <w:p w14:paraId="762615CB" w14:textId="77777777" w:rsidR="00CE68A4" w:rsidRDefault="00E01269">
      <w:pPr>
        <w:pStyle w:val="TOC3"/>
        <w:rPr>
          <w:rFonts w:asciiTheme="minorHAnsi" w:eastAsiaTheme="minorEastAsia" w:hAnsiTheme="minorHAnsi" w:cstheme="minorBidi"/>
          <w:sz w:val="22"/>
        </w:rPr>
      </w:pPr>
      <w:hyperlink w:anchor="_Toc394407700" w:history="1">
        <w:r w:rsidR="00CE68A4" w:rsidRPr="009A6864">
          <w:rPr>
            <w:rStyle w:val="Hyperlink"/>
            <w14:scene3d>
              <w14:camera w14:prst="orthographicFront"/>
              <w14:lightRig w14:rig="threePt" w14:dir="t">
                <w14:rot w14:lat="0" w14:lon="0" w14:rev="0"/>
              </w14:lightRig>
            </w14:scene3d>
          </w:rPr>
          <w:t>3.10.3</w:t>
        </w:r>
        <w:r w:rsidR="00CE68A4">
          <w:rPr>
            <w:rFonts w:asciiTheme="minorHAnsi" w:eastAsiaTheme="minorEastAsia" w:hAnsiTheme="minorHAnsi" w:cstheme="minorBidi"/>
            <w:sz w:val="22"/>
          </w:rPr>
          <w:tab/>
        </w:r>
        <w:r w:rsidR="00CE68A4" w:rsidRPr="009A6864">
          <w:rPr>
            <w:rStyle w:val="Hyperlink"/>
          </w:rPr>
          <w:t>Company Level Permissions</w:t>
        </w:r>
        <w:r w:rsidR="00CE68A4">
          <w:rPr>
            <w:webHidden/>
          </w:rPr>
          <w:tab/>
        </w:r>
        <w:r w:rsidR="00CE68A4">
          <w:rPr>
            <w:webHidden/>
          </w:rPr>
          <w:fldChar w:fldCharType="begin"/>
        </w:r>
        <w:r w:rsidR="00CE68A4">
          <w:rPr>
            <w:webHidden/>
          </w:rPr>
          <w:instrText xml:space="preserve"> PAGEREF _Toc394407700 \h </w:instrText>
        </w:r>
        <w:r w:rsidR="00CE68A4">
          <w:rPr>
            <w:webHidden/>
          </w:rPr>
        </w:r>
        <w:r w:rsidR="00CE68A4">
          <w:rPr>
            <w:webHidden/>
          </w:rPr>
          <w:fldChar w:fldCharType="separate"/>
        </w:r>
        <w:r w:rsidR="001409C8">
          <w:rPr>
            <w:webHidden/>
          </w:rPr>
          <w:t>23</w:t>
        </w:r>
        <w:r w:rsidR="00CE68A4">
          <w:rPr>
            <w:webHidden/>
          </w:rPr>
          <w:fldChar w:fldCharType="end"/>
        </w:r>
      </w:hyperlink>
    </w:p>
    <w:p w14:paraId="762615CC" w14:textId="77777777" w:rsidR="00CE68A4" w:rsidRDefault="00E01269">
      <w:pPr>
        <w:pStyle w:val="TOC3"/>
        <w:rPr>
          <w:rFonts w:asciiTheme="minorHAnsi" w:eastAsiaTheme="minorEastAsia" w:hAnsiTheme="minorHAnsi" w:cstheme="minorBidi"/>
          <w:sz w:val="22"/>
        </w:rPr>
      </w:pPr>
      <w:hyperlink w:anchor="_Toc394407701" w:history="1">
        <w:r w:rsidR="00CE68A4" w:rsidRPr="009A6864">
          <w:rPr>
            <w:rStyle w:val="Hyperlink"/>
            <w14:scene3d>
              <w14:camera w14:prst="orthographicFront"/>
              <w14:lightRig w14:rig="threePt" w14:dir="t">
                <w14:rot w14:lat="0" w14:lon="0" w14:rev="0"/>
              </w14:lightRig>
            </w14:scene3d>
          </w:rPr>
          <w:t>3.10.4</w:t>
        </w:r>
        <w:r w:rsidR="00CE68A4">
          <w:rPr>
            <w:rFonts w:asciiTheme="minorHAnsi" w:eastAsiaTheme="minorEastAsia" w:hAnsiTheme="minorHAnsi" w:cstheme="minorBidi"/>
            <w:sz w:val="22"/>
          </w:rPr>
          <w:tab/>
        </w:r>
        <w:r w:rsidR="00CE68A4" w:rsidRPr="009A6864">
          <w:rPr>
            <w:rStyle w:val="Hyperlink"/>
          </w:rPr>
          <w:t>Add a New Grouping:  VisProactive – Diameter</w:t>
        </w:r>
        <w:r w:rsidR="00CE68A4">
          <w:rPr>
            <w:webHidden/>
          </w:rPr>
          <w:tab/>
        </w:r>
        <w:r w:rsidR="00CE68A4">
          <w:rPr>
            <w:webHidden/>
          </w:rPr>
          <w:fldChar w:fldCharType="begin"/>
        </w:r>
        <w:r w:rsidR="00CE68A4">
          <w:rPr>
            <w:webHidden/>
          </w:rPr>
          <w:instrText xml:space="preserve"> PAGEREF _Toc394407701 \h </w:instrText>
        </w:r>
        <w:r w:rsidR="00CE68A4">
          <w:rPr>
            <w:webHidden/>
          </w:rPr>
        </w:r>
        <w:r w:rsidR="00CE68A4">
          <w:rPr>
            <w:webHidden/>
          </w:rPr>
          <w:fldChar w:fldCharType="separate"/>
        </w:r>
        <w:r w:rsidR="001409C8">
          <w:rPr>
            <w:webHidden/>
          </w:rPr>
          <w:t>23</w:t>
        </w:r>
        <w:r w:rsidR="00CE68A4">
          <w:rPr>
            <w:webHidden/>
          </w:rPr>
          <w:fldChar w:fldCharType="end"/>
        </w:r>
      </w:hyperlink>
    </w:p>
    <w:p w14:paraId="762615CD" w14:textId="77777777" w:rsidR="00CE68A4" w:rsidRDefault="00E01269">
      <w:pPr>
        <w:pStyle w:val="TOC3"/>
        <w:rPr>
          <w:rFonts w:asciiTheme="minorHAnsi" w:eastAsiaTheme="minorEastAsia" w:hAnsiTheme="minorHAnsi" w:cstheme="minorBidi"/>
          <w:sz w:val="22"/>
        </w:rPr>
      </w:pPr>
      <w:hyperlink w:anchor="_Toc394407702" w:history="1">
        <w:r w:rsidR="00CE68A4" w:rsidRPr="009A6864">
          <w:rPr>
            <w:rStyle w:val="Hyperlink"/>
            <w14:scene3d>
              <w14:camera w14:prst="orthographicFront"/>
              <w14:lightRig w14:rig="threePt" w14:dir="t">
                <w14:rot w14:lat="0" w14:lon="0" w14:rev="0"/>
              </w14:lightRig>
            </w14:scene3d>
          </w:rPr>
          <w:t>3.10.5</w:t>
        </w:r>
        <w:r w:rsidR="00CE68A4">
          <w:rPr>
            <w:rFonts w:asciiTheme="minorHAnsi" w:eastAsiaTheme="minorEastAsia" w:hAnsiTheme="minorHAnsi" w:cstheme="minorBidi"/>
            <w:sz w:val="22"/>
          </w:rPr>
          <w:tab/>
        </w:r>
        <w:r w:rsidR="00CE68A4" w:rsidRPr="009A6864">
          <w:rPr>
            <w:rStyle w:val="Hyperlink"/>
          </w:rPr>
          <w:t>User Permissions</w:t>
        </w:r>
        <w:r w:rsidR="00CE68A4">
          <w:rPr>
            <w:webHidden/>
          </w:rPr>
          <w:tab/>
        </w:r>
        <w:r w:rsidR="00CE68A4">
          <w:rPr>
            <w:webHidden/>
          </w:rPr>
          <w:fldChar w:fldCharType="begin"/>
        </w:r>
        <w:r w:rsidR="00CE68A4">
          <w:rPr>
            <w:webHidden/>
          </w:rPr>
          <w:instrText xml:space="preserve"> PAGEREF _Toc394407702 \h </w:instrText>
        </w:r>
        <w:r w:rsidR="00CE68A4">
          <w:rPr>
            <w:webHidden/>
          </w:rPr>
        </w:r>
        <w:r w:rsidR="00CE68A4">
          <w:rPr>
            <w:webHidden/>
          </w:rPr>
          <w:fldChar w:fldCharType="separate"/>
        </w:r>
        <w:r w:rsidR="001409C8">
          <w:rPr>
            <w:webHidden/>
          </w:rPr>
          <w:t>23</w:t>
        </w:r>
        <w:r w:rsidR="00CE68A4">
          <w:rPr>
            <w:webHidden/>
          </w:rPr>
          <w:fldChar w:fldCharType="end"/>
        </w:r>
      </w:hyperlink>
    </w:p>
    <w:p w14:paraId="762615CE" w14:textId="77777777" w:rsidR="00CE68A4" w:rsidRDefault="00E01269">
      <w:pPr>
        <w:pStyle w:val="TOC1"/>
        <w:rPr>
          <w:rFonts w:asciiTheme="minorHAnsi" w:eastAsiaTheme="minorEastAsia" w:hAnsiTheme="minorHAnsi" w:cstheme="minorBidi"/>
          <w:b w:val="0"/>
          <w:bCs w:val="0"/>
          <w:iCs w:val="0"/>
          <w:caps w:val="0"/>
          <w:sz w:val="22"/>
          <w:szCs w:val="22"/>
        </w:rPr>
      </w:pPr>
      <w:hyperlink w:anchor="_Toc394407703" w:history="1">
        <w:r w:rsidR="00CE68A4" w:rsidRPr="009A6864">
          <w:rPr>
            <w:rStyle w:val="Hyperlink"/>
            <w:rFonts w:cstheme="minorHAnsi"/>
          </w:rPr>
          <w:t>4</w:t>
        </w:r>
        <w:r w:rsidR="00CE68A4">
          <w:rPr>
            <w:rFonts w:asciiTheme="minorHAnsi" w:eastAsiaTheme="minorEastAsia" w:hAnsiTheme="minorHAnsi" w:cstheme="minorBidi"/>
            <w:b w:val="0"/>
            <w:bCs w:val="0"/>
            <w:iCs w:val="0"/>
            <w:caps w:val="0"/>
            <w:sz w:val="22"/>
            <w:szCs w:val="22"/>
          </w:rPr>
          <w:tab/>
        </w:r>
        <w:r w:rsidR="00CE68A4" w:rsidRPr="009A6864">
          <w:rPr>
            <w:rStyle w:val="Hyperlink"/>
            <w:rFonts w:cstheme="minorHAnsi"/>
          </w:rPr>
          <w:t>Supplemental Requirements: (Reference Section 1.3 and Section 3)</w:t>
        </w:r>
        <w:r w:rsidR="00CE68A4">
          <w:rPr>
            <w:webHidden/>
          </w:rPr>
          <w:tab/>
        </w:r>
        <w:r w:rsidR="00CE68A4">
          <w:rPr>
            <w:webHidden/>
          </w:rPr>
          <w:fldChar w:fldCharType="begin"/>
        </w:r>
        <w:r w:rsidR="00CE68A4">
          <w:rPr>
            <w:webHidden/>
          </w:rPr>
          <w:instrText xml:space="preserve"> PAGEREF _Toc394407703 \h </w:instrText>
        </w:r>
        <w:r w:rsidR="00CE68A4">
          <w:rPr>
            <w:webHidden/>
          </w:rPr>
        </w:r>
        <w:r w:rsidR="00CE68A4">
          <w:rPr>
            <w:webHidden/>
          </w:rPr>
          <w:fldChar w:fldCharType="separate"/>
        </w:r>
        <w:r w:rsidR="001409C8">
          <w:rPr>
            <w:webHidden/>
          </w:rPr>
          <w:t>25</w:t>
        </w:r>
        <w:r w:rsidR="00CE68A4">
          <w:rPr>
            <w:webHidden/>
          </w:rPr>
          <w:fldChar w:fldCharType="end"/>
        </w:r>
      </w:hyperlink>
    </w:p>
    <w:p w14:paraId="762615CF" w14:textId="448EA398" w:rsidR="00CE68A4" w:rsidRDefault="00E01269">
      <w:pPr>
        <w:pStyle w:val="TOC1"/>
        <w:rPr>
          <w:rFonts w:asciiTheme="minorHAnsi" w:eastAsiaTheme="minorEastAsia" w:hAnsiTheme="minorHAnsi" w:cstheme="minorBidi"/>
          <w:b w:val="0"/>
          <w:bCs w:val="0"/>
          <w:iCs w:val="0"/>
          <w:caps w:val="0"/>
          <w:sz w:val="22"/>
          <w:szCs w:val="22"/>
        </w:rPr>
      </w:pPr>
      <w:hyperlink w:anchor="_Toc394407704" w:history="1">
        <w:r w:rsidR="00CE68A4" w:rsidRPr="009A6864">
          <w:rPr>
            <w:rStyle w:val="Hyperlink"/>
            <w:rFonts w:cstheme="minorHAnsi"/>
          </w:rPr>
          <w:t>5</w:t>
        </w:r>
        <w:r w:rsidR="00CE68A4">
          <w:rPr>
            <w:rFonts w:asciiTheme="minorHAnsi" w:eastAsiaTheme="minorEastAsia" w:hAnsiTheme="minorHAnsi" w:cstheme="minorBidi"/>
            <w:b w:val="0"/>
            <w:bCs w:val="0"/>
            <w:iCs w:val="0"/>
            <w:caps w:val="0"/>
            <w:sz w:val="22"/>
            <w:szCs w:val="22"/>
          </w:rPr>
          <w:tab/>
        </w:r>
        <w:r w:rsidR="00632820">
          <w:rPr>
            <w:rStyle w:val="Hyperlink"/>
            <w:rFonts w:cstheme="minorHAnsi"/>
          </w:rPr>
          <w:t xml:space="preserve">Requirements Tracing Matrix </w:t>
        </w:r>
        <w:r w:rsidR="00CE68A4">
          <w:rPr>
            <w:webHidden/>
          </w:rPr>
          <w:tab/>
        </w:r>
        <w:r w:rsidR="00CE68A4">
          <w:rPr>
            <w:webHidden/>
          </w:rPr>
          <w:fldChar w:fldCharType="begin"/>
        </w:r>
        <w:r w:rsidR="00CE68A4">
          <w:rPr>
            <w:webHidden/>
          </w:rPr>
          <w:instrText xml:space="preserve"> PAGEREF _Toc394407704 \h </w:instrText>
        </w:r>
        <w:r w:rsidR="00CE68A4">
          <w:rPr>
            <w:webHidden/>
          </w:rPr>
        </w:r>
        <w:r w:rsidR="00CE68A4">
          <w:rPr>
            <w:webHidden/>
          </w:rPr>
          <w:fldChar w:fldCharType="separate"/>
        </w:r>
        <w:r w:rsidR="001409C8">
          <w:rPr>
            <w:webHidden/>
          </w:rPr>
          <w:t>25</w:t>
        </w:r>
        <w:r w:rsidR="00CE68A4">
          <w:rPr>
            <w:webHidden/>
          </w:rPr>
          <w:fldChar w:fldCharType="end"/>
        </w:r>
      </w:hyperlink>
    </w:p>
    <w:p w14:paraId="762615D0" w14:textId="77777777" w:rsidR="00B25FA9" w:rsidRPr="00B549C1" w:rsidRDefault="00C7693B" w:rsidP="00C44857">
      <w:pPr>
        <w:pStyle w:val="TOC1"/>
        <w:rPr>
          <w:rFonts w:asciiTheme="minorHAnsi" w:hAnsiTheme="minorHAnsi" w:cstheme="minorHAnsi"/>
          <w:iCs w:val="0"/>
          <w:caps w:val="0"/>
        </w:rPr>
      </w:pPr>
      <w:r>
        <w:rPr>
          <w:rFonts w:asciiTheme="minorHAnsi" w:hAnsiTheme="minorHAnsi" w:cstheme="minorHAnsi"/>
          <w:b w:val="0"/>
          <w:bCs w:val="0"/>
          <w:i/>
          <w:iCs w:val="0"/>
          <w:caps w:val="0"/>
          <w:sz w:val="24"/>
          <w:szCs w:val="24"/>
        </w:rPr>
        <w:fldChar w:fldCharType="end"/>
      </w:r>
    </w:p>
    <w:p w14:paraId="762615D1" w14:textId="77777777" w:rsidR="00B25FA9" w:rsidRPr="00B549C1" w:rsidRDefault="00B25FA9" w:rsidP="00B25FA9">
      <w:pPr>
        <w:pStyle w:val="Footer"/>
        <w:rPr>
          <w:rFonts w:asciiTheme="minorHAnsi" w:hAnsiTheme="minorHAnsi" w:cstheme="minorHAnsi"/>
          <w:sz w:val="32"/>
          <w:szCs w:val="32"/>
        </w:rPr>
        <w:sectPr w:rsidR="00B25FA9" w:rsidRPr="00B549C1" w:rsidSect="00C44857">
          <w:headerReference w:type="default" r:id="rId18"/>
          <w:footerReference w:type="even" r:id="rId19"/>
          <w:footerReference w:type="default" r:id="rId20"/>
          <w:footerReference w:type="first" r:id="rId21"/>
          <w:pgSz w:w="12240" w:h="15840" w:code="1"/>
          <w:pgMar w:top="1440" w:right="1440" w:bottom="990" w:left="1440" w:header="720" w:footer="255" w:gutter="0"/>
          <w:pgNumType w:start="2"/>
          <w:cols w:space="720"/>
          <w:titlePg/>
          <w:docGrid w:linePitch="272"/>
        </w:sectPr>
      </w:pPr>
    </w:p>
    <w:p w14:paraId="762615D2" w14:textId="77777777" w:rsidR="00B25FA9" w:rsidRPr="00B549C1" w:rsidRDefault="00B25FA9" w:rsidP="00B25FA9">
      <w:pPr>
        <w:pStyle w:val="Heading1"/>
        <w:rPr>
          <w:rFonts w:asciiTheme="minorHAnsi" w:hAnsiTheme="minorHAnsi" w:cstheme="minorHAnsi"/>
        </w:rPr>
      </w:pPr>
      <w:bookmarkStart w:id="5" w:name="_Toc235591022"/>
      <w:bookmarkStart w:id="6" w:name="_Toc394407654"/>
      <w:r w:rsidRPr="00B549C1">
        <w:rPr>
          <w:rFonts w:asciiTheme="minorHAnsi" w:hAnsiTheme="minorHAnsi" w:cstheme="minorHAnsi"/>
        </w:rPr>
        <w:lastRenderedPageBreak/>
        <w:t>Introduction</w:t>
      </w:r>
      <w:bookmarkEnd w:id="5"/>
      <w:bookmarkEnd w:id="6"/>
    </w:p>
    <w:p w14:paraId="762615D3" w14:textId="77777777" w:rsidR="00B25FA9" w:rsidRPr="00B549C1" w:rsidRDefault="00B25FA9" w:rsidP="00FE348F">
      <w:pPr>
        <w:pStyle w:val="Heading2"/>
      </w:pPr>
      <w:bookmarkStart w:id="7" w:name="_Toc235591023"/>
      <w:bookmarkStart w:id="8" w:name="_Toc394407655"/>
      <w:r w:rsidRPr="00B549C1">
        <w:t>Description of the Enhancement Request</w:t>
      </w:r>
      <w:bookmarkEnd w:id="7"/>
      <w:r w:rsidRPr="00B549C1">
        <w:t>/</w:t>
      </w:r>
      <w:r w:rsidRPr="00FE348F">
        <w:t>Scope</w:t>
      </w:r>
      <w:bookmarkEnd w:id="8"/>
    </w:p>
    <w:p w14:paraId="762615D4" w14:textId="77777777" w:rsidR="00F96D2C" w:rsidRDefault="00F96D2C" w:rsidP="00F96D2C">
      <w:r>
        <w:t xml:space="preserve">The purpose of this document is to describe and </w:t>
      </w:r>
      <w:r w:rsidR="00CF3B30">
        <w:t xml:space="preserve">capture </w:t>
      </w:r>
      <w:r>
        <w:t>the requirements necessary to add a Diameter feed to the VisProactive application.</w:t>
      </w:r>
    </w:p>
    <w:p w14:paraId="762615D5" w14:textId="77777777" w:rsidR="00F96D2C" w:rsidRDefault="00F96D2C" w:rsidP="00F96D2C"/>
    <w:p w14:paraId="762615D6" w14:textId="77777777" w:rsidR="00F96D2C" w:rsidRDefault="00F96D2C" w:rsidP="00F96D2C">
      <w:r>
        <w:t xml:space="preserve">Currently, Diameter information is only available in Visibility and is not available in VisProactive.  With the completion of this effort, a feed from Visibility will be incorporated into VisProactive, and along with other modifications/additions to VisProactive such as a GUI interface, Operators will have the ability to monitor, within VisProactive, the roaming status of their </w:t>
      </w:r>
      <w:r w:rsidR="009F385A">
        <w:t xml:space="preserve">LTE roaming </w:t>
      </w:r>
      <w:r>
        <w:t>subscribers</w:t>
      </w:r>
      <w:r w:rsidR="009F385A">
        <w:t xml:space="preserve"> using Diameter S6A</w:t>
      </w:r>
      <w:r>
        <w:t>.</w:t>
      </w:r>
    </w:p>
    <w:p w14:paraId="762615D7" w14:textId="77777777" w:rsidR="00F96D2C" w:rsidRDefault="00F96D2C" w:rsidP="00F96D2C"/>
    <w:p w14:paraId="762615D8" w14:textId="77777777" w:rsidR="00F96D2C" w:rsidRDefault="00F96D2C" w:rsidP="00F96D2C">
      <w:r>
        <w:t>The remainder of this document will describe the software requirements from the perspective of what work effort will need to be done to include this feed in the VisProactive footprint.  How these changes will be accomplished will be described in the High-level and Detail design documents to follow.</w:t>
      </w:r>
    </w:p>
    <w:p w14:paraId="762615D9" w14:textId="77777777" w:rsidR="003D028F" w:rsidRDefault="003D028F" w:rsidP="008C662A">
      <w:pPr>
        <w:pStyle w:val="Heading3"/>
      </w:pPr>
      <w:bookmarkStart w:id="9" w:name="_Toc394407656"/>
      <w:r>
        <w:t xml:space="preserve">Impacted </w:t>
      </w:r>
      <w:bookmarkStart w:id="10" w:name="impacted_pods"/>
      <w:bookmarkEnd w:id="10"/>
      <w:r>
        <w:t>Pods</w:t>
      </w:r>
      <w:bookmarkEnd w:id="9"/>
    </w:p>
    <w:p w14:paraId="762615DA" w14:textId="77777777" w:rsidR="00CD3B29" w:rsidRDefault="00CD3B29" w:rsidP="00CD3B29">
      <w:r>
        <w:t xml:space="preserve">The specific VisProactive pods included in this release </w:t>
      </w:r>
      <w:r w:rsidR="002763F7">
        <w:t>are:</w:t>
      </w:r>
    </w:p>
    <w:p w14:paraId="762615DB" w14:textId="77777777" w:rsidR="003D028F" w:rsidRDefault="003D028F" w:rsidP="00772E7D">
      <w:pPr>
        <w:pStyle w:val="ListParagraph"/>
        <w:numPr>
          <w:ilvl w:val="0"/>
          <w:numId w:val="39"/>
        </w:numPr>
      </w:pPr>
      <w:r w:rsidRPr="00E522A0">
        <w:t>Heat Map</w:t>
      </w:r>
    </w:p>
    <w:p w14:paraId="762615DC" w14:textId="77777777" w:rsidR="003D028F" w:rsidRDefault="003D028F" w:rsidP="00772E7D">
      <w:pPr>
        <w:pStyle w:val="ListParagraph"/>
        <w:numPr>
          <w:ilvl w:val="0"/>
          <w:numId w:val="39"/>
        </w:numPr>
      </w:pPr>
      <w:r w:rsidRPr="00E522A0">
        <w:t>Unique Roamer</w:t>
      </w:r>
    </w:p>
    <w:p w14:paraId="762615DD" w14:textId="77777777" w:rsidR="003D028F" w:rsidRDefault="003D028F" w:rsidP="00772E7D">
      <w:pPr>
        <w:pStyle w:val="ListParagraph"/>
        <w:numPr>
          <w:ilvl w:val="0"/>
          <w:numId w:val="39"/>
        </w:numPr>
      </w:pPr>
      <w:r>
        <w:t>Traffic</w:t>
      </w:r>
    </w:p>
    <w:p w14:paraId="762615DE" w14:textId="77777777" w:rsidR="003D028F" w:rsidRDefault="003D028F" w:rsidP="00772E7D">
      <w:pPr>
        <w:pStyle w:val="ListParagraph"/>
        <w:numPr>
          <w:ilvl w:val="0"/>
          <w:numId w:val="39"/>
        </w:numPr>
      </w:pPr>
      <w:r w:rsidRPr="00E522A0">
        <w:t>Most Active</w:t>
      </w:r>
    </w:p>
    <w:p w14:paraId="762615DF" w14:textId="77777777" w:rsidR="003D028F" w:rsidRDefault="003D028F" w:rsidP="00772E7D">
      <w:pPr>
        <w:pStyle w:val="ListParagraph"/>
        <w:numPr>
          <w:ilvl w:val="0"/>
          <w:numId w:val="39"/>
        </w:numPr>
      </w:pPr>
      <w:r w:rsidRPr="00E522A0">
        <w:t>Most Active Unique Roamer</w:t>
      </w:r>
    </w:p>
    <w:p w14:paraId="762615E0" w14:textId="77777777" w:rsidR="003D028F" w:rsidRDefault="003D028F" w:rsidP="00772E7D">
      <w:pPr>
        <w:pStyle w:val="ListParagraph"/>
        <w:numPr>
          <w:ilvl w:val="0"/>
          <w:numId w:val="39"/>
        </w:numPr>
      </w:pPr>
      <w:r w:rsidRPr="00E522A0">
        <w:t>Alert Pod</w:t>
      </w:r>
    </w:p>
    <w:p w14:paraId="762615E1" w14:textId="77777777" w:rsidR="003D028F" w:rsidRDefault="003D028F" w:rsidP="00772E7D">
      <w:pPr>
        <w:pStyle w:val="ListParagraph"/>
        <w:numPr>
          <w:ilvl w:val="0"/>
          <w:numId w:val="39"/>
        </w:numPr>
      </w:pPr>
      <w:r w:rsidRPr="00E522A0">
        <w:t xml:space="preserve">Trending </w:t>
      </w:r>
      <w:r>
        <w:t xml:space="preserve">Traffic </w:t>
      </w:r>
    </w:p>
    <w:p w14:paraId="762615E2" w14:textId="77777777" w:rsidR="003D028F" w:rsidRDefault="003D028F" w:rsidP="00772E7D">
      <w:pPr>
        <w:pStyle w:val="ListParagraph"/>
        <w:numPr>
          <w:ilvl w:val="0"/>
          <w:numId w:val="39"/>
        </w:numPr>
      </w:pPr>
      <w:r w:rsidRPr="00E522A0">
        <w:t xml:space="preserve">Trending Unique Roamer </w:t>
      </w:r>
    </w:p>
    <w:p w14:paraId="762615E3" w14:textId="77777777" w:rsidR="003A035A" w:rsidRDefault="003A035A" w:rsidP="008C662A">
      <w:pPr>
        <w:pStyle w:val="Heading3"/>
      </w:pPr>
      <w:bookmarkStart w:id="11" w:name="_Toc394407657"/>
      <w:r>
        <w:t>Multiple Releases</w:t>
      </w:r>
      <w:bookmarkEnd w:id="11"/>
      <w:r>
        <w:t xml:space="preserve"> </w:t>
      </w:r>
    </w:p>
    <w:p w14:paraId="762615E4" w14:textId="77777777" w:rsidR="00E911E6" w:rsidRDefault="003A035A" w:rsidP="00B25FA9">
      <w:pPr>
        <w:tabs>
          <w:tab w:val="clear" w:pos="9360"/>
        </w:tabs>
        <w:rPr>
          <w:rFonts w:asciiTheme="minorHAnsi" w:hAnsiTheme="minorHAnsi" w:cstheme="minorHAnsi"/>
        </w:rPr>
      </w:pPr>
      <w:r>
        <w:rPr>
          <w:rFonts w:asciiTheme="minorHAnsi" w:hAnsiTheme="minorHAnsi" w:cstheme="minorHAnsi"/>
        </w:rPr>
        <w:t>The</w:t>
      </w:r>
      <w:r w:rsidR="003D028F">
        <w:rPr>
          <w:rFonts w:asciiTheme="minorHAnsi" w:hAnsiTheme="minorHAnsi" w:cstheme="minorHAnsi"/>
        </w:rPr>
        <w:t xml:space="preserve"> </w:t>
      </w:r>
      <w:r>
        <w:rPr>
          <w:rFonts w:asciiTheme="minorHAnsi" w:hAnsiTheme="minorHAnsi" w:cstheme="minorHAnsi"/>
        </w:rPr>
        <w:t>features</w:t>
      </w:r>
      <w:r w:rsidR="003D028F">
        <w:rPr>
          <w:rFonts w:asciiTheme="minorHAnsi" w:hAnsiTheme="minorHAnsi" w:cstheme="minorHAnsi"/>
        </w:rPr>
        <w:t xml:space="preserve"> documented in these requirements</w:t>
      </w:r>
      <w:r>
        <w:rPr>
          <w:rFonts w:asciiTheme="minorHAnsi" w:hAnsiTheme="minorHAnsi" w:cstheme="minorHAnsi"/>
        </w:rPr>
        <w:t xml:space="preserve"> will be implemented in separate releases. </w:t>
      </w:r>
    </w:p>
    <w:p w14:paraId="762615E5" w14:textId="77777777" w:rsidR="00E911E6" w:rsidRDefault="00E911E6" w:rsidP="00B25FA9">
      <w:pPr>
        <w:tabs>
          <w:tab w:val="clear" w:pos="9360"/>
        </w:tabs>
        <w:rPr>
          <w:rFonts w:asciiTheme="minorHAnsi" w:hAnsiTheme="minorHAnsi" w:cstheme="minorHAnsi"/>
        </w:rPr>
      </w:pPr>
    </w:p>
    <w:p w14:paraId="762615E6" w14:textId="77777777" w:rsidR="00E911E6" w:rsidRDefault="00E911E6" w:rsidP="00B25FA9">
      <w:pPr>
        <w:tabs>
          <w:tab w:val="clear" w:pos="9360"/>
        </w:tabs>
        <w:rPr>
          <w:rFonts w:asciiTheme="minorHAnsi" w:hAnsiTheme="minorHAnsi" w:cstheme="minorHAnsi"/>
        </w:rPr>
      </w:pPr>
      <w:r>
        <w:rPr>
          <w:rFonts w:asciiTheme="minorHAnsi" w:hAnsiTheme="minorHAnsi" w:cstheme="minorHAnsi"/>
        </w:rPr>
        <w:t>Requirements in this SRS shall be applicable to ALL releases unless specific release(s) are noted for a requirement.</w:t>
      </w:r>
    </w:p>
    <w:p w14:paraId="762615E7" w14:textId="77777777" w:rsidR="00E911E6" w:rsidRDefault="00E911E6" w:rsidP="00B25FA9">
      <w:pPr>
        <w:tabs>
          <w:tab w:val="clear" w:pos="9360"/>
        </w:tabs>
        <w:rPr>
          <w:rFonts w:asciiTheme="minorHAnsi" w:hAnsiTheme="minorHAnsi" w:cstheme="minorHAnsi"/>
        </w:rPr>
      </w:pPr>
    </w:p>
    <w:p w14:paraId="762615E8" w14:textId="77777777" w:rsidR="003A035A" w:rsidRPr="003A035A" w:rsidRDefault="00A72EF2" w:rsidP="003A035A">
      <w:pPr>
        <w:tabs>
          <w:tab w:val="clear" w:pos="9360"/>
        </w:tabs>
        <w:rPr>
          <w:b/>
          <w:bCs/>
          <w:color w:val="000000"/>
          <w:sz w:val="22"/>
          <w:szCs w:val="22"/>
        </w:rPr>
      </w:pPr>
      <w:r>
        <w:rPr>
          <w:rFonts w:asciiTheme="minorHAnsi" w:hAnsiTheme="minorHAnsi" w:cstheme="minorHAnsi"/>
        </w:rPr>
        <w:t>(</w:t>
      </w:r>
      <w:r w:rsidR="003D028F">
        <w:rPr>
          <w:rFonts w:asciiTheme="minorHAnsi" w:hAnsiTheme="minorHAnsi" w:cstheme="minorHAnsi"/>
        </w:rPr>
        <w:t xml:space="preserve">Refer to the </w:t>
      </w:r>
      <w:r w:rsidR="008C660A">
        <w:rPr>
          <w:rFonts w:asciiTheme="minorHAnsi" w:hAnsiTheme="minorHAnsi" w:cstheme="minorHAnsi"/>
        </w:rPr>
        <w:t>project</w:t>
      </w:r>
      <w:r w:rsidR="003D028F">
        <w:rPr>
          <w:rFonts w:asciiTheme="minorHAnsi" w:hAnsiTheme="minorHAnsi" w:cstheme="minorHAnsi"/>
        </w:rPr>
        <w:t xml:space="preserve"> plan for release schedule.</w:t>
      </w:r>
      <w:r>
        <w:rPr>
          <w:rFonts w:asciiTheme="minorHAnsi" w:hAnsiTheme="minorHAnsi" w:cstheme="minorHAnsi"/>
        </w:rPr>
        <w:t>)</w:t>
      </w:r>
    </w:p>
    <w:p w14:paraId="762615E9" w14:textId="77777777" w:rsidR="003A035A" w:rsidRPr="00B549C1" w:rsidRDefault="003A035A" w:rsidP="00B25FA9">
      <w:pPr>
        <w:tabs>
          <w:tab w:val="clear" w:pos="9360"/>
        </w:tabs>
        <w:rPr>
          <w:rFonts w:asciiTheme="minorHAnsi" w:hAnsiTheme="minorHAnsi" w:cstheme="minorHAnsi"/>
        </w:rPr>
      </w:pPr>
    </w:p>
    <w:p w14:paraId="762615EA" w14:textId="77777777" w:rsidR="00DA7DC2" w:rsidRDefault="00DA7DC2">
      <w:pPr>
        <w:tabs>
          <w:tab w:val="clear" w:pos="9360"/>
        </w:tabs>
        <w:rPr>
          <w:rFonts w:asciiTheme="minorHAnsi" w:hAnsiTheme="minorHAnsi" w:cstheme="minorHAnsi"/>
          <w:b/>
          <w:sz w:val="24"/>
        </w:rPr>
      </w:pPr>
      <w:bookmarkStart w:id="12" w:name="_Toc235591024"/>
      <w:bookmarkStart w:id="13" w:name="_Toc413634476"/>
      <w:bookmarkStart w:id="14" w:name="_Toc524918119"/>
      <w:bookmarkStart w:id="15" w:name="_Toc30471866"/>
      <w:bookmarkStart w:id="16" w:name="_Toc66071661"/>
      <w:r>
        <w:rPr>
          <w:rFonts w:asciiTheme="minorHAnsi" w:hAnsiTheme="minorHAnsi" w:cstheme="minorHAnsi"/>
        </w:rPr>
        <w:br w:type="page"/>
      </w:r>
    </w:p>
    <w:p w14:paraId="762615EB" w14:textId="77777777" w:rsidR="00B25FA9" w:rsidRPr="00B549C1" w:rsidRDefault="00B25FA9" w:rsidP="00B25FA9">
      <w:pPr>
        <w:pStyle w:val="Heading2"/>
        <w:rPr>
          <w:rFonts w:asciiTheme="minorHAnsi" w:hAnsiTheme="minorHAnsi" w:cstheme="minorHAnsi"/>
        </w:rPr>
      </w:pPr>
      <w:bookmarkStart w:id="17" w:name="_Toc394407658"/>
      <w:r w:rsidRPr="00B549C1">
        <w:rPr>
          <w:rFonts w:asciiTheme="minorHAnsi" w:hAnsiTheme="minorHAnsi" w:cstheme="minorHAnsi"/>
        </w:rPr>
        <w:lastRenderedPageBreak/>
        <w:t>Impacts to Existing Processes</w:t>
      </w:r>
      <w:bookmarkEnd w:id="12"/>
      <w:bookmarkEnd w:id="17"/>
    </w:p>
    <w:p w14:paraId="762615EC" w14:textId="77777777" w:rsidR="00B25FA9" w:rsidRDefault="001166A4" w:rsidP="008C662A">
      <w:pPr>
        <w:pStyle w:val="Heading3"/>
      </w:pPr>
      <w:bookmarkStart w:id="18" w:name="_Toc394407659"/>
      <w:r>
        <w:rPr>
          <w:rFonts w:asciiTheme="minorHAnsi" w:hAnsiTheme="minorHAnsi" w:cstheme="minorHAnsi"/>
        </w:rPr>
        <w:t xml:space="preserve">Assets </w:t>
      </w:r>
      <w:r w:rsidRPr="001166A4">
        <w:t>Impacted</w:t>
      </w:r>
      <w:bookmarkEnd w:id="18"/>
    </w:p>
    <w:p w14:paraId="762615ED" w14:textId="77777777" w:rsidR="001166A4" w:rsidRDefault="001166A4" w:rsidP="001166A4">
      <w:r>
        <w:t>The following assets have been identified as being impacted by this project.</w:t>
      </w:r>
    </w:p>
    <w:p w14:paraId="762615EE" w14:textId="77777777" w:rsidR="001166A4" w:rsidRDefault="001166A4" w:rsidP="00772E7D">
      <w:pPr>
        <w:pStyle w:val="ListParagraph"/>
        <w:numPr>
          <w:ilvl w:val="0"/>
          <w:numId w:val="37"/>
        </w:numPr>
      </w:pPr>
      <w:r>
        <w:t>VisProactive</w:t>
      </w:r>
    </w:p>
    <w:p w14:paraId="762615EF" w14:textId="77777777" w:rsidR="001166A4" w:rsidRDefault="001166A4" w:rsidP="00772E7D">
      <w:pPr>
        <w:pStyle w:val="ListParagraph"/>
        <w:numPr>
          <w:ilvl w:val="0"/>
          <w:numId w:val="37"/>
        </w:numPr>
      </w:pPr>
      <w:r>
        <w:t>Crossroads</w:t>
      </w:r>
    </w:p>
    <w:p w14:paraId="762615F0" w14:textId="77777777" w:rsidR="001166A4" w:rsidRDefault="001166A4" w:rsidP="00772E7D">
      <w:pPr>
        <w:pStyle w:val="ListParagraph"/>
        <w:numPr>
          <w:ilvl w:val="0"/>
          <w:numId w:val="37"/>
        </w:numPr>
      </w:pPr>
      <w:r>
        <w:t>Visibility Services</w:t>
      </w:r>
    </w:p>
    <w:p w14:paraId="762615F1" w14:textId="77777777" w:rsidR="0010689B" w:rsidRPr="001166A4" w:rsidRDefault="0010689B" w:rsidP="00772E7D">
      <w:pPr>
        <w:pStyle w:val="ListParagraph"/>
        <w:numPr>
          <w:ilvl w:val="0"/>
          <w:numId w:val="37"/>
        </w:numPr>
      </w:pPr>
      <w:r>
        <w:t>RTI – Rules Engine</w:t>
      </w:r>
    </w:p>
    <w:p w14:paraId="762615F2" w14:textId="77777777" w:rsidR="009E1359" w:rsidRDefault="009E1359" w:rsidP="008C662A">
      <w:pPr>
        <w:pStyle w:val="Heading3"/>
      </w:pPr>
      <w:bookmarkStart w:id="19" w:name="_Toc394407660"/>
      <w:bookmarkStart w:id="20" w:name="_Toc235591025"/>
      <w:r>
        <w:t>Open Issues</w:t>
      </w:r>
      <w:bookmarkEnd w:id="19"/>
    </w:p>
    <w:p w14:paraId="762615F3" w14:textId="77777777" w:rsidR="00487AD4" w:rsidRDefault="008C660A" w:rsidP="00772E7D">
      <w:pPr>
        <w:pStyle w:val="ListParagraph"/>
        <w:numPr>
          <w:ilvl w:val="0"/>
          <w:numId w:val="42"/>
        </w:numPr>
      </w:pPr>
      <w:r>
        <w:t>VisPro Bypass for Diameter (we could then sell VisPro without Vis) – Do we need requirements for this included in this document?</w:t>
      </w:r>
      <w:r w:rsidR="00487AD4">
        <w:t xml:space="preserve"> There are no special requirements for VisPro with the possible exception of Billing.</w:t>
      </w:r>
    </w:p>
    <w:p w14:paraId="762615F4" w14:textId="77777777" w:rsidR="00A17B86" w:rsidRDefault="00A17B86" w:rsidP="008C662A">
      <w:pPr>
        <w:pStyle w:val="Heading3"/>
      </w:pPr>
      <w:bookmarkStart w:id="21" w:name="_Toc381964380"/>
      <w:bookmarkStart w:id="22" w:name="_Toc381964381"/>
      <w:bookmarkStart w:id="23" w:name="_Toc381964382"/>
      <w:bookmarkStart w:id="24" w:name="_Toc381964385"/>
      <w:bookmarkStart w:id="25" w:name="_Toc381964387"/>
      <w:bookmarkStart w:id="26" w:name="_Toc381964388"/>
      <w:bookmarkStart w:id="27" w:name="_Toc394407661"/>
      <w:bookmarkStart w:id="28" w:name="_Toc341183958"/>
      <w:bookmarkStart w:id="29" w:name="_Toc235591026"/>
      <w:bookmarkEnd w:id="20"/>
      <w:bookmarkEnd w:id="21"/>
      <w:bookmarkEnd w:id="22"/>
      <w:bookmarkEnd w:id="23"/>
      <w:bookmarkEnd w:id="24"/>
      <w:bookmarkEnd w:id="25"/>
      <w:bookmarkEnd w:id="26"/>
      <w:r>
        <w:t>Assumptions</w:t>
      </w:r>
      <w:bookmarkEnd w:id="27"/>
      <w:r>
        <w:t xml:space="preserve"> </w:t>
      </w:r>
    </w:p>
    <w:p w14:paraId="762615F5" w14:textId="77777777" w:rsidR="0039723A" w:rsidRPr="006356C2" w:rsidRDefault="0039723A" w:rsidP="00CB7F74">
      <w:pPr>
        <w:pStyle w:val="ListParagraph"/>
        <w:numPr>
          <w:ilvl w:val="0"/>
          <w:numId w:val="43"/>
        </w:numPr>
        <w:ind w:left="360"/>
      </w:pPr>
      <w:r w:rsidRPr="006356C2">
        <w:t xml:space="preserve">We will have live data from </w:t>
      </w:r>
      <w:r>
        <w:t>Visibility Services</w:t>
      </w:r>
      <w:r w:rsidRPr="006356C2">
        <w:t xml:space="preserve"> </w:t>
      </w:r>
      <w:bookmarkEnd w:id="28"/>
      <w:r w:rsidR="00F56025">
        <w:t>for 2 weeks before implementing the first customer (for testing purposes)</w:t>
      </w:r>
    </w:p>
    <w:p w14:paraId="762615F6" w14:textId="77777777" w:rsidR="00487AD4" w:rsidRPr="007D6D92" w:rsidRDefault="00F56025" w:rsidP="00CB7F74">
      <w:pPr>
        <w:ind w:left="360"/>
        <w:rPr>
          <w:i/>
        </w:rPr>
      </w:pPr>
      <w:r w:rsidRPr="007D6D92">
        <w:rPr>
          <w:i/>
        </w:rPr>
        <w:t xml:space="preserve">Note: </w:t>
      </w:r>
      <w:r w:rsidR="00142608" w:rsidRPr="007D6D92">
        <w:rPr>
          <w:i/>
        </w:rPr>
        <w:t>Before this data is available</w:t>
      </w:r>
      <w:r w:rsidRPr="007D6D92">
        <w:rPr>
          <w:i/>
        </w:rPr>
        <w:t>, Test will use the process that Dev has to get the data.</w:t>
      </w:r>
      <w:r w:rsidR="00F50479" w:rsidRPr="007D6D92">
        <w:rPr>
          <w:i/>
        </w:rPr>
        <w:t xml:space="preserve"> </w:t>
      </w:r>
      <w:r w:rsidR="00487AD4" w:rsidRPr="007D6D92">
        <w:rPr>
          <w:i/>
        </w:rPr>
        <w:t>Certain Functionality will not be available with only 2 weeks of data.</w:t>
      </w:r>
    </w:p>
    <w:p w14:paraId="762615F7" w14:textId="77777777" w:rsidR="00CD3B29" w:rsidRDefault="00F50479" w:rsidP="00CB7F74">
      <w:pPr>
        <w:pStyle w:val="ListParagraph"/>
        <w:numPr>
          <w:ilvl w:val="0"/>
          <w:numId w:val="43"/>
        </w:numPr>
        <w:ind w:left="360"/>
      </w:pPr>
      <w:r>
        <w:t xml:space="preserve">A User Interface Specification will be developed by the Solution Architect team. </w:t>
      </w:r>
      <w:bookmarkStart w:id="30" w:name="_Toc341183960"/>
    </w:p>
    <w:p w14:paraId="762615F8" w14:textId="77777777" w:rsidR="00B40F38" w:rsidRPr="00DC30EA" w:rsidRDefault="00B40F38" w:rsidP="00CB7F74">
      <w:pPr>
        <w:pStyle w:val="ListParagraph"/>
        <w:numPr>
          <w:ilvl w:val="0"/>
          <w:numId w:val="43"/>
        </w:numPr>
        <w:ind w:left="360"/>
      </w:pPr>
      <w:r w:rsidRPr="00DC30EA">
        <w:t xml:space="preserve">A data feed reconciliation process </w:t>
      </w:r>
      <w:r>
        <w:t xml:space="preserve">is not required because the </w:t>
      </w:r>
      <w:proofErr w:type="spellStart"/>
      <w:r>
        <w:t>MFT</w:t>
      </w:r>
      <w:proofErr w:type="spellEnd"/>
      <w:r>
        <w:t xml:space="preserve"> process will cover reconciliation.</w:t>
      </w:r>
      <w:r w:rsidRPr="00DC30EA">
        <w:t xml:space="preserve"> </w:t>
      </w:r>
    </w:p>
    <w:bookmarkEnd w:id="30"/>
    <w:p w14:paraId="762615F9" w14:textId="77777777" w:rsidR="0039723A" w:rsidRDefault="0039723A" w:rsidP="00CB7F74">
      <w:pPr>
        <w:pStyle w:val="ListParagraph"/>
        <w:numPr>
          <w:ilvl w:val="0"/>
          <w:numId w:val="43"/>
        </w:numPr>
        <w:ind w:left="360"/>
      </w:pPr>
      <w:r>
        <w:t xml:space="preserve">There shall be no implied permissions associated with features and functions available to the user </w:t>
      </w:r>
      <w:r w:rsidRPr="009D76FB">
        <w:t>provisioned</w:t>
      </w:r>
      <w:r>
        <w:t xml:space="preserve"> for VisProactive.  All features and functions will require a separate and distinct user level permission as documented herein.  </w:t>
      </w:r>
    </w:p>
    <w:p w14:paraId="762615FA" w14:textId="77777777" w:rsidR="00D74935" w:rsidRDefault="00D74935" w:rsidP="00CB7F74">
      <w:pPr>
        <w:pStyle w:val="ListParagraph"/>
        <w:numPr>
          <w:ilvl w:val="0"/>
          <w:numId w:val="43"/>
        </w:numPr>
        <w:ind w:left="360"/>
      </w:pPr>
      <w:r>
        <w:t>The Diameter feed functions like the SS7 GSM feed and therefore the Crossroads permissions are being set up for the initial draft of the document in a similar way.</w:t>
      </w:r>
    </w:p>
    <w:p w14:paraId="762615FB" w14:textId="77777777" w:rsidR="00F96D2C" w:rsidRDefault="00F96D2C" w:rsidP="00CB7F74">
      <w:pPr>
        <w:pStyle w:val="ListParagraph"/>
        <w:numPr>
          <w:ilvl w:val="0"/>
          <w:numId w:val="43"/>
        </w:numPr>
        <w:ind w:left="360"/>
      </w:pPr>
      <w:r>
        <w:t>The Diameter feed which goes to Vis Pro must be loaded into the VIS database.</w:t>
      </w:r>
    </w:p>
    <w:p w14:paraId="762615FC" w14:textId="77777777" w:rsidR="00CD3B29" w:rsidRPr="00D74935" w:rsidRDefault="00CD3B29" w:rsidP="00D74935"/>
    <w:p w14:paraId="762615FD" w14:textId="77777777" w:rsidR="00D669AB" w:rsidRPr="00D743AE" w:rsidRDefault="00D669AB" w:rsidP="008C662A">
      <w:pPr>
        <w:pStyle w:val="Heading3"/>
      </w:pPr>
      <w:bookmarkStart w:id="31" w:name="_Toc394407662"/>
      <w:r w:rsidRPr="00D743AE">
        <w:t>Possible Future Enhancements</w:t>
      </w:r>
      <w:bookmarkEnd w:id="31"/>
    </w:p>
    <w:p w14:paraId="762615FE" w14:textId="77777777" w:rsidR="00487AD4" w:rsidRDefault="00D669AB" w:rsidP="00772E7D">
      <w:pPr>
        <w:pStyle w:val="ListParagraph"/>
        <w:numPr>
          <w:ilvl w:val="0"/>
          <w:numId w:val="49"/>
        </w:numPr>
      </w:pPr>
      <w:r w:rsidRPr="00D743AE">
        <w:t>Provisioning of Sponsorship details.</w:t>
      </w:r>
    </w:p>
    <w:p w14:paraId="762615FF" w14:textId="77777777" w:rsidR="00487AD4" w:rsidRDefault="00487AD4" w:rsidP="00772E7D">
      <w:pPr>
        <w:pStyle w:val="ListParagraph"/>
        <w:numPr>
          <w:ilvl w:val="0"/>
          <w:numId w:val="49"/>
        </w:numPr>
      </w:pPr>
      <w:r>
        <w:t>Add Error Drill-down in Unique Subscriber pod for Diameter.</w:t>
      </w:r>
    </w:p>
    <w:p w14:paraId="76261600" w14:textId="77777777" w:rsidR="00487AD4" w:rsidRDefault="00487AD4" w:rsidP="00772E7D">
      <w:pPr>
        <w:pStyle w:val="ListParagraph"/>
        <w:numPr>
          <w:ilvl w:val="0"/>
          <w:numId w:val="49"/>
        </w:numPr>
      </w:pPr>
      <w:r>
        <w:t>Add Error Drill-down in Most Active Pod.</w:t>
      </w:r>
    </w:p>
    <w:p w14:paraId="76261601" w14:textId="77777777" w:rsidR="00487AD4" w:rsidRDefault="00487AD4" w:rsidP="00772E7D">
      <w:pPr>
        <w:pStyle w:val="ListParagraph"/>
        <w:numPr>
          <w:ilvl w:val="0"/>
          <w:numId w:val="49"/>
        </w:numPr>
      </w:pPr>
      <w:r>
        <w:t>Application Context breakdown (to show what Traffic caused a country to turn red).</w:t>
      </w:r>
    </w:p>
    <w:p w14:paraId="76261602" w14:textId="77777777" w:rsidR="009F6A6F" w:rsidRDefault="00487AD4" w:rsidP="00772E7D">
      <w:pPr>
        <w:pStyle w:val="ListParagraph"/>
        <w:numPr>
          <w:ilvl w:val="0"/>
          <w:numId w:val="49"/>
        </w:numPr>
      </w:pPr>
      <w:r>
        <w:t>Putting the alerts on the heat map.</w:t>
      </w:r>
    </w:p>
    <w:p w14:paraId="76261603" w14:textId="77777777" w:rsidR="00CD3B29" w:rsidRPr="00D743AE" w:rsidRDefault="009F6A6F" w:rsidP="00772E7D">
      <w:pPr>
        <w:pStyle w:val="ListParagraph"/>
        <w:numPr>
          <w:ilvl w:val="0"/>
          <w:numId w:val="49"/>
        </w:numPr>
      </w:pPr>
      <w:r>
        <w:t>Group view</w:t>
      </w:r>
      <w:r w:rsidR="00CD3B29" w:rsidRPr="00D743AE">
        <w:br w:type="page"/>
      </w:r>
    </w:p>
    <w:p w14:paraId="76261604" w14:textId="77777777" w:rsidR="00B25FA9" w:rsidRPr="00B549C1" w:rsidRDefault="00B25FA9" w:rsidP="00B25FA9">
      <w:pPr>
        <w:pStyle w:val="Heading2"/>
        <w:rPr>
          <w:rFonts w:asciiTheme="minorHAnsi" w:hAnsiTheme="minorHAnsi" w:cstheme="minorHAnsi"/>
        </w:rPr>
      </w:pPr>
      <w:bookmarkStart w:id="32" w:name="_Toc394407663"/>
      <w:r w:rsidRPr="00B549C1">
        <w:rPr>
          <w:rFonts w:asciiTheme="minorHAnsi" w:hAnsiTheme="minorHAnsi" w:cstheme="minorHAnsi"/>
        </w:rPr>
        <w:lastRenderedPageBreak/>
        <w:t>Other Impacts/Supplemental Requirements</w:t>
      </w:r>
      <w:bookmarkEnd w:id="29"/>
      <w:bookmarkEnd w:id="32"/>
      <w:r w:rsidRPr="00B549C1">
        <w:rPr>
          <w:rFonts w:asciiTheme="minorHAnsi" w:hAnsiTheme="minorHAnsi" w:cstheme="minorHAnsi"/>
        </w:rPr>
        <w:t xml:space="preserve"> </w:t>
      </w:r>
    </w:p>
    <w:p w14:paraId="76261605" w14:textId="77777777" w:rsidR="00B25FA9" w:rsidRDefault="00E911E6" w:rsidP="00B25FA9">
      <w:pPr>
        <w:tabs>
          <w:tab w:val="clear" w:pos="9360"/>
        </w:tabs>
        <w:rPr>
          <w:rFonts w:asciiTheme="minorHAnsi" w:hAnsiTheme="minorHAnsi" w:cstheme="minorHAnsi"/>
        </w:rPr>
      </w:pPr>
      <w:r>
        <w:rPr>
          <w:rFonts w:asciiTheme="minorHAnsi" w:hAnsiTheme="minorHAnsi" w:cstheme="minorHAnsi"/>
        </w:rPr>
        <w:t xml:space="preserve">Unless otherwise noted, all requirements in section 1.3 are applicable to all releases. </w:t>
      </w:r>
    </w:p>
    <w:tbl>
      <w:tblPr>
        <w:tblW w:w="990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0"/>
        <w:gridCol w:w="3510"/>
        <w:gridCol w:w="5850"/>
      </w:tblGrid>
      <w:tr w:rsidR="00236713" w:rsidRPr="00B549C1" w14:paraId="76261609" w14:textId="77777777" w:rsidTr="00CB7F74">
        <w:tc>
          <w:tcPr>
            <w:tcW w:w="540" w:type="dxa"/>
          </w:tcPr>
          <w:p w14:paraId="76261606" w14:textId="77777777" w:rsidR="00B25FA9" w:rsidRPr="00B549C1" w:rsidRDefault="00B25FA9" w:rsidP="00CB7F74">
            <w:pPr>
              <w:tabs>
                <w:tab w:val="clear" w:pos="9360"/>
              </w:tabs>
              <w:jc w:val="center"/>
              <w:rPr>
                <w:rFonts w:asciiTheme="minorHAnsi" w:hAnsiTheme="minorHAnsi" w:cstheme="minorHAnsi"/>
                <w:b/>
              </w:rPr>
            </w:pPr>
            <w:r w:rsidRPr="00B549C1">
              <w:rPr>
                <w:rFonts w:asciiTheme="minorHAnsi" w:hAnsiTheme="minorHAnsi" w:cstheme="minorHAnsi"/>
                <w:b/>
              </w:rPr>
              <w:t>Ref SRS</w:t>
            </w:r>
          </w:p>
        </w:tc>
        <w:tc>
          <w:tcPr>
            <w:tcW w:w="3510" w:type="dxa"/>
          </w:tcPr>
          <w:p w14:paraId="76261607" w14:textId="77777777"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Supplemental Requirements</w:t>
            </w:r>
          </w:p>
        </w:tc>
        <w:tc>
          <w:tcPr>
            <w:tcW w:w="5850" w:type="dxa"/>
          </w:tcPr>
          <w:p w14:paraId="76261608" w14:textId="77777777"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Impact</w:t>
            </w:r>
          </w:p>
        </w:tc>
      </w:tr>
      <w:tr w:rsidR="00236713" w:rsidRPr="00B549C1" w14:paraId="76261618" w14:textId="77777777" w:rsidTr="00CB7F74">
        <w:tc>
          <w:tcPr>
            <w:tcW w:w="540" w:type="dxa"/>
          </w:tcPr>
          <w:p w14:paraId="7626160A" w14:textId="77777777" w:rsidR="00B25FA9" w:rsidRPr="007C11A7" w:rsidRDefault="00B25FA9" w:rsidP="00CB7F74">
            <w:pPr>
              <w:pStyle w:val="ListParagraph"/>
              <w:numPr>
                <w:ilvl w:val="0"/>
                <w:numId w:val="36"/>
              </w:numPr>
              <w:tabs>
                <w:tab w:val="clear" w:pos="9360"/>
              </w:tabs>
              <w:rPr>
                <w:rFonts w:asciiTheme="minorHAnsi" w:hAnsiTheme="minorHAnsi" w:cstheme="minorHAnsi"/>
              </w:rPr>
            </w:pPr>
            <w:bookmarkStart w:id="33" w:name="_Toc30471892"/>
          </w:p>
        </w:tc>
        <w:tc>
          <w:tcPr>
            <w:tcW w:w="3510" w:type="dxa"/>
          </w:tcPr>
          <w:p w14:paraId="7626160B" w14:textId="77777777" w:rsidR="00B25FA9" w:rsidRPr="00B549C1" w:rsidRDefault="00B25FA9" w:rsidP="00B25FA9">
            <w:pPr>
              <w:tabs>
                <w:tab w:val="clear" w:pos="9360"/>
                <w:tab w:val="left" w:pos="3135"/>
              </w:tabs>
              <w:rPr>
                <w:rFonts w:asciiTheme="minorHAnsi" w:hAnsiTheme="minorHAnsi" w:cstheme="minorHAnsi"/>
                <w:i/>
              </w:rPr>
            </w:pPr>
            <w:bookmarkStart w:id="34" w:name="_Toc30471891"/>
            <w:bookmarkStart w:id="35" w:name="_Toc181443795"/>
            <w:r w:rsidRPr="00B549C1">
              <w:rPr>
                <w:rFonts w:asciiTheme="minorHAnsi" w:hAnsiTheme="minorHAnsi" w:cstheme="minorHAnsi"/>
                <w:i/>
              </w:rPr>
              <w:t>Application GUI Requirements</w:t>
            </w:r>
            <w:bookmarkEnd w:id="34"/>
            <w:bookmarkEnd w:id="35"/>
            <w:r w:rsidRPr="00B549C1">
              <w:rPr>
                <w:rFonts w:asciiTheme="minorHAnsi" w:hAnsiTheme="minorHAnsi" w:cstheme="minorHAnsi"/>
                <w:i/>
              </w:rPr>
              <w:t xml:space="preserve"> </w:t>
            </w:r>
            <w:r w:rsidRPr="00B549C1">
              <w:rPr>
                <w:rFonts w:asciiTheme="minorHAnsi" w:hAnsiTheme="minorHAnsi" w:cstheme="minorHAnsi"/>
                <w:i/>
              </w:rPr>
              <w:tab/>
            </w:r>
          </w:p>
          <w:p w14:paraId="7626160C" w14:textId="77777777" w:rsidR="00B25FA9" w:rsidRPr="00B549C1" w:rsidRDefault="00EB47B0" w:rsidP="00772E7D">
            <w:pPr>
              <w:numPr>
                <w:ilvl w:val="0"/>
                <w:numId w:val="20"/>
              </w:numPr>
              <w:tabs>
                <w:tab w:val="clear" w:pos="9360"/>
              </w:tabs>
              <w:rPr>
                <w:rFonts w:asciiTheme="minorHAnsi" w:hAnsiTheme="minorHAnsi" w:cstheme="minorHAnsi"/>
                <w:i/>
              </w:rPr>
            </w:pPr>
            <w:r w:rsidRPr="00B549C1">
              <w:rPr>
                <w:rFonts w:asciiTheme="minorHAnsi" w:hAnsiTheme="minorHAnsi" w:cstheme="minorHAnsi"/>
                <w:i/>
              </w:rPr>
              <w:t>User Experience Guidelines</w:t>
            </w:r>
            <w:r w:rsidR="00465537" w:rsidRPr="00B549C1">
              <w:rPr>
                <w:rFonts w:asciiTheme="minorHAnsi" w:hAnsiTheme="minorHAnsi" w:cstheme="minorHAnsi"/>
                <w:i/>
              </w:rPr>
              <w:t xml:space="preserve"> </w:t>
            </w:r>
          </w:p>
          <w:p w14:paraId="7626160D" w14:textId="77777777" w:rsidR="00465537" w:rsidRPr="00B549C1" w:rsidRDefault="00E5257C" w:rsidP="00772E7D">
            <w:pPr>
              <w:numPr>
                <w:ilvl w:val="0"/>
                <w:numId w:val="20"/>
              </w:numPr>
              <w:tabs>
                <w:tab w:val="clear" w:pos="9360"/>
              </w:tabs>
              <w:rPr>
                <w:rFonts w:asciiTheme="minorHAnsi" w:hAnsiTheme="minorHAnsi" w:cstheme="minorHAnsi"/>
                <w:i/>
              </w:rPr>
            </w:pPr>
            <w:r w:rsidRPr="00B549C1">
              <w:rPr>
                <w:rFonts w:asciiTheme="minorHAnsi" w:hAnsiTheme="minorHAnsi" w:cstheme="minorHAnsi"/>
                <w:i/>
              </w:rPr>
              <w:t>Use Cases</w:t>
            </w:r>
          </w:p>
          <w:p w14:paraId="7626160E" w14:textId="77777777" w:rsidR="00E5257C" w:rsidRPr="00B549C1" w:rsidRDefault="00E5257C" w:rsidP="00772E7D">
            <w:pPr>
              <w:numPr>
                <w:ilvl w:val="0"/>
                <w:numId w:val="20"/>
              </w:numPr>
              <w:tabs>
                <w:tab w:val="clear" w:pos="9360"/>
              </w:tabs>
              <w:rPr>
                <w:rFonts w:asciiTheme="minorHAnsi" w:hAnsiTheme="minorHAnsi" w:cstheme="minorHAnsi"/>
                <w:i/>
              </w:rPr>
            </w:pPr>
            <w:r w:rsidRPr="00B549C1">
              <w:rPr>
                <w:rFonts w:asciiTheme="minorHAnsi" w:hAnsiTheme="minorHAnsi" w:cstheme="minorHAnsi"/>
                <w:i/>
              </w:rPr>
              <w:t>Prototyping</w:t>
            </w:r>
          </w:p>
          <w:p w14:paraId="7626160F" w14:textId="77777777" w:rsidR="00E5257C" w:rsidRPr="00B549C1" w:rsidRDefault="00E5257C" w:rsidP="00772E7D">
            <w:pPr>
              <w:numPr>
                <w:ilvl w:val="0"/>
                <w:numId w:val="20"/>
              </w:numPr>
              <w:tabs>
                <w:tab w:val="clear" w:pos="9360"/>
              </w:tabs>
              <w:rPr>
                <w:rFonts w:asciiTheme="minorHAnsi" w:hAnsiTheme="minorHAnsi" w:cstheme="minorHAnsi"/>
                <w:i/>
              </w:rPr>
            </w:pPr>
            <w:r w:rsidRPr="00B549C1">
              <w:rPr>
                <w:rFonts w:asciiTheme="minorHAnsi" w:hAnsiTheme="minorHAnsi" w:cstheme="minorHAnsi"/>
                <w:i/>
              </w:rPr>
              <w:t>Usability Testing</w:t>
            </w:r>
          </w:p>
          <w:p w14:paraId="76261610" w14:textId="77777777" w:rsidR="00E5257C" w:rsidRPr="00B549C1" w:rsidRDefault="00E5257C" w:rsidP="00772E7D">
            <w:pPr>
              <w:numPr>
                <w:ilvl w:val="0"/>
                <w:numId w:val="20"/>
              </w:numPr>
              <w:tabs>
                <w:tab w:val="clear" w:pos="9360"/>
              </w:tabs>
              <w:rPr>
                <w:rFonts w:asciiTheme="minorHAnsi" w:hAnsiTheme="minorHAnsi" w:cstheme="minorHAnsi"/>
                <w:i/>
              </w:rPr>
            </w:pPr>
            <w:r w:rsidRPr="00B549C1">
              <w:rPr>
                <w:rFonts w:asciiTheme="minorHAnsi" w:hAnsiTheme="minorHAnsi" w:cstheme="minorHAnsi"/>
                <w:i/>
              </w:rPr>
              <w:t>Task Flow</w:t>
            </w:r>
          </w:p>
          <w:p w14:paraId="76261611" w14:textId="77777777" w:rsidR="00B25FA9" w:rsidRPr="00B549C1" w:rsidRDefault="00465537" w:rsidP="00772E7D">
            <w:pPr>
              <w:numPr>
                <w:ilvl w:val="0"/>
                <w:numId w:val="20"/>
              </w:numPr>
              <w:tabs>
                <w:tab w:val="clear" w:pos="9360"/>
              </w:tabs>
              <w:rPr>
                <w:rFonts w:asciiTheme="minorHAnsi" w:hAnsiTheme="minorHAnsi" w:cstheme="minorHAnsi"/>
                <w:i/>
              </w:rPr>
            </w:pPr>
            <w:r w:rsidRPr="00B549C1">
              <w:rPr>
                <w:rFonts w:asciiTheme="minorHAnsi" w:hAnsiTheme="minorHAnsi" w:cstheme="minorHAnsi"/>
                <w:i/>
              </w:rPr>
              <w:t xml:space="preserve">Legacy Applications </w:t>
            </w:r>
          </w:p>
        </w:tc>
        <w:tc>
          <w:tcPr>
            <w:tcW w:w="5850" w:type="dxa"/>
          </w:tcPr>
          <w:p w14:paraId="76261612" w14:textId="77777777" w:rsidR="00F01E17" w:rsidRPr="00D743AE" w:rsidRDefault="00F01E17" w:rsidP="00F01E17">
            <w:pPr>
              <w:tabs>
                <w:tab w:val="clear" w:pos="9360"/>
              </w:tabs>
              <w:rPr>
                <w:rFonts w:asciiTheme="minorHAnsi" w:hAnsiTheme="minorHAnsi" w:cstheme="minorHAnsi"/>
              </w:rPr>
            </w:pPr>
            <w:r w:rsidRPr="00D743AE">
              <w:rPr>
                <w:rFonts w:asciiTheme="minorHAnsi" w:hAnsiTheme="minorHAnsi" w:cstheme="minorHAnsi"/>
              </w:rPr>
              <w:t>Application GUI Requirements are as follows:</w:t>
            </w:r>
          </w:p>
          <w:p w14:paraId="76261613" w14:textId="77777777" w:rsidR="00B25FA9" w:rsidRPr="00D743AE" w:rsidRDefault="00B17BF8" w:rsidP="00772E7D">
            <w:pPr>
              <w:pStyle w:val="ListParagraph"/>
              <w:numPr>
                <w:ilvl w:val="0"/>
                <w:numId w:val="32"/>
              </w:numPr>
              <w:tabs>
                <w:tab w:val="clear" w:pos="9360"/>
              </w:tabs>
              <w:rPr>
                <w:rFonts w:asciiTheme="minorHAnsi" w:hAnsiTheme="minorHAnsi" w:cstheme="minorHAnsi"/>
              </w:rPr>
            </w:pPr>
            <w:r w:rsidRPr="00D743AE">
              <w:rPr>
                <w:rFonts w:asciiTheme="minorHAnsi" w:hAnsiTheme="minorHAnsi" w:cstheme="minorHAnsi"/>
              </w:rPr>
              <w:t>User</w:t>
            </w:r>
            <w:r w:rsidR="004232D6" w:rsidRPr="00D743AE">
              <w:rPr>
                <w:rFonts w:asciiTheme="minorHAnsi" w:hAnsiTheme="minorHAnsi" w:cstheme="minorHAnsi"/>
              </w:rPr>
              <w:t xml:space="preserve"> Experience </w:t>
            </w:r>
            <w:r w:rsidR="00232AD2" w:rsidRPr="00D743AE">
              <w:rPr>
                <w:rFonts w:asciiTheme="minorHAnsi" w:hAnsiTheme="minorHAnsi" w:cstheme="minorHAnsi"/>
              </w:rPr>
              <w:t>guidelines shall</w:t>
            </w:r>
            <w:r w:rsidR="004232D6" w:rsidRPr="00D743AE">
              <w:rPr>
                <w:rFonts w:asciiTheme="minorHAnsi" w:hAnsiTheme="minorHAnsi" w:cstheme="minorHAnsi"/>
              </w:rPr>
              <w:t xml:space="preserve"> be adhered to and the UIS team shall be consulted on any deviations from the guidelines. Additionally, the team shall be consulted if any significant design changes are proposed by Development. </w:t>
            </w:r>
          </w:p>
          <w:p w14:paraId="76261614" w14:textId="77777777" w:rsidR="004232D6" w:rsidRPr="00D743AE" w:rsidRDefault="004232D6" w:rsidP="00772E7D">
            <w:pPr>
              <w:pStyle w:val="ListParagraph"/>
              <w:numPr>
                <w:ilvl w:val="0"/>
                <w:numId w:val="32"/>
              </w:numPr>
              <w:tabs>
                <w:tab w:val="clear" w:pos="9360"/>
              </w:tabs>
              <w:rPr>
                <w:rFonts w:asciiTheme="minorHAnsi" w:hAnsiTheme="minorHAnsi" w:cstheme="minorHAnsi"/>
              </w:rPr>
            </w:pPr>
            <w:r w:rsidRPr="00D743AE">
              <w:rPr>
                <w:rFonts w:asciiTheme="minorHAnsi" w:hAnsiTheme="minorHAnsi" w:cstheme="minorHAnsi"/>
              </w:rPr>
              <w:t>Use cases shall be updated to reflect the Diameter data components.</w:t>
            </w:r>
          </w:p>
          <w:p w14:paraId="76261615" w14:textId="77777777" w:rsidR="004232D6" w:rsidRPr="00D743AE" w:rsidRDefault="004232D6" w:rsidP="00772E7D">
            <w:pPr>
              <w:pStyle w:val="ListParagraph"/>
              <w:numPr>
                <w:ilvl w:val="0"/>
                <w:numId w:val="32"/>
              </w:numPr>
              <w:tabs>
                <w:tab w:val="clear" w:pos="9360"/>
              </w:tabs>
              <w:rPr>
                <w:rFonts w:asciiTheme="minorHAnsi" w:hAnsiTheme="minorHAnsi" w:cstheme="minorHAnsi"/>
              </w:rPr>
            </w:pPr>
            <w:r w:rsidRPr="00D743AE">
              <w:rPr>
                <w:rFonts w:asciiTheme="minorHAnsi" w:hAnsiTheme="minorHAnsi" w:cstheme="minorHAnsi"/>
              </w:rPr>
              <w:t xml:space="preserve">Early and frequent updates to prototypes are </w:t>
            </w:r>
            <w:proofErr w:type="gramStart"/>
            <w:r w:rsidRPr="00D743AE">
              <w:rPr>
                <w:rFonts w:asciiTheme="minorHAnsi" w:hAnsiTheme="minorHAnsi" w:cstheme="minorHAnsi"/>
              </w:rPr>
              <w:t>Desired</w:t>
            </w:r>
            <w:proofErr w:type="gramEnd"/>
            <w:r w:rsidRPr="00D743AE">
              <w:rPr>
                <w:rFonts w:asciiTheme="minorHAnsi" w:hAnsiTheme="minorHAnsi" w:cstheme="minorHAnsi"/>
              </w:rPr>
              <w:t xml:space="preserve"> to ensure a shared understanding by all impacted teams as the project design evolves.</w:t>
            </w:r>
          </w:p>
          <w:p w14:paraId="76261616" w14:textId="77777777" w:rsidR="004232D6" w:rsidRPr="00D743AE" w:rsidRDefault="004232D6" w:rsidP="00772E7D">
            <w:pPr>
              <w:pStyle w:val="ListParagraph"/>
              <w:numPr>
                <w:ilvl w:val="0"/>
                <w:numId w:val="32"/>
              </w:numPr>
              <w:tabs>
                <w:tab w:val="clear" w:pos="9360"/>
              </w:tabs>
              <w:rPr>
                <w:rFonts w:asciiTheme="minorHAnsi" w:hAnsiTheme="minorHAnsi" w:cstheme="minorHAnsi"/>
              </w:rPr>
            </w:pPr>
            <w:r w:rsidRPr="00D743AE">
              <w:rPr>
                <w:rFonts w:asciiTheme="minorHAnsi" w:hAnsiTheme="minorHAnsi" w:cstheme="minorHAnsi"/>
              </w:rPr>
              <w:t>Usability testing is not required.</w:t>
            </w:r>
          </w:p>
          <w:p w14:paraId="76261617" w14:textId="77777777" w:rsidR="004232D6" w:rsidRPr="00DA7DC2" w:rsidRDefault="004232D6" w:rsidP="00DA7DC2">
            <w:pPr>
              <w:pStyle w:val="ListParagraph"/>
              <w:numPr>
                <w:ilvl w:val="0"/>
                <w:numId w:val="32"/>
              </w:numPr>
              <w:tabs>
                <w:tab w:val="clear" w:pos="9360"/>
              </w:tabs>
              <w:rPr>
                <w:rFonts w:asciiTheme="minorHAnsi" w:hAnsiTheme="minorHAnsi" w:cstheme="minorHAnsi"/>
              </w:rPr>
            </w:pPr>
            <w:r w:rsidRPr="00D743AE">
              <w:rPr>
                <w:rFonts w:asciiTheme="minorHAnsi" w:hAnsiTheme="minorHAnsi" w:cstheme="minorHAnsi"/>
              </w:rPr>
              <w:t>A task flow shall be created</w:t>
            </w:r>
            <w:r w:rsidR="004522EA" w:rsidRPr="00D743AE">
              <w:rPr>
                <w:rFonts w:asciiTheme="minorHAnsi" w:hAnsiTheme="minorHAnsi" w:cstheme="minorHAnsi"/>
              </w:rPr>
              <w:t xml:space="preserve"> for each user story as time permits</w:t>
            </w:r>
            <w:r w:rsidRPr="00D743AE">
              <w:rPr>
                <w:rFonts w:asciiTheme="minorHAnsi" w:hAnsiTheme="minorHAnsi" w:cstheme="minorHAnsi"/>
              </w:rPr>
              <w:t xml:space="preserve">. TBD who </w:t>
            </w:r>
            <w:r w:rsidR="00232AD2" w:rsidRPr="00D743AE">
              <w:rPr>
                <w:rFonts w:asciiTheme="minorHAnsi" w:hAnsiTheme="minorHAnsi" w:cstheme="minorHAnsi"/>
              </w:rPr>
              <w:t>will be</w:t>
            </w:r>
            <w:r w:rsidRPr="00D743AE">
              <w:rPr>
                <w:rFonts w:asciiTheme="minorHAnsi" w:hAnsiTheme="minorHAnsi" w:cstheme="minorHAnsi"/>
              </w:rPr>
              <w:t xml:space="preserve"> responsible for this.</w:t>
            </w:r>
          </w:p>
        </w:tc>
      </w:tr>
      <w:tr w:rsidR="00236713" w:rsidRPr="00B549C1" w14:paraId="76261624" w14:textId="77777777" w:rsidTr="00CB7F74">
        <w:tc>
          <w:tcPr>
            <w:tcW w:w="540" w:type="dxa"/>
          </w:tcPr>
          <w:p w14:paraId="76261619" w14:textId="77777777" w:rsidR="00B25FA9" w:rsidRPr="007C11A7" w:rsidRDefault="00B25FA9" w:rsidP="00CB7F74">
            <w:pPr>
              <w:pStyle w:val="ListParagraph"/>
              <w:numPr>
                <w:ilvl w:val="0"/>
                <w:numId w:val="36"/>
              </w:numPr>
              <w:tabs>
                <w:tab w:val="clear" w:pos="9360"/>
              </w:tabs>
              <w:jc w:val="center"/>
              <w:rPr>
                <w:rFonts w:asciiTheme="minorHAnsi" w:hAnsiTheme="minorHAnsi" w:cstheme="minorHAnsi"/>
              </w:rPr>
            </w:pPr>
          </w:p>
        </w:tc>
        <w:tc>
          <w:tcPr>
            <w:tcW w:w="3510" w:type="dxa"/>
          </w:tcPr>
          <w:p w14:paraId="7626161A" w14:textId="77777777" w:rsidR="00B25FA9" w:rsidRPr="00B549C1" w:rsidRDefault="00B25FA9" w:rsidP="00B25FA9">
            <w:pPr>
              <w:tabs>
                <w:tab w:val="clear" w:pos="9360"/>
                <w:tab w:val="left" w:pos="3135"/>
              </w:tabs>
              <w:rPr>
                <w:rFonts w:asciiTheme="minorHAnsi" w:hAnsiTheme="minorHAnsi" w:cstheme="minorHAnsi"/>
                <w:i/>
              </w:rPr>
            </w:pPr>
            <w:r w:rsidRPr="00B549C1">
              <w:rPr>
                <w:rFonts w:asciiTheme="minorHAnsi" w:hAnsiTheme="minorHAnsi" w:cstheme="minorHAnsi"/>
                <w:i/>
              </w:rPr>
              <w:t>Provisioning Requirements</w:t>
            </w:r>
          </w:p>
          <w:p w14:paraId="7626161B" w14:textId="77777777" w:rsidR="00B25FA9" w:rsidRPr="00B549C1" w:rsidRDefault="00B25FA9" w:rsidP="00772E7D">
            <w:pPr>
              <w:numPr>
                <w:ilvl w:val="0"/>
                <w:numId w:val="21"/>
              </w:numPr>
              <w:tabs>
                <w:tab w:val="clear" w:pos="9360"/>
              </w:tabs>
              <w:rPr>
                <w:rFonts w:asciiTheme="minorHAnsi" w:hAnsiTheme="minorHAnsi" w:cstheme="minorHAnsi"/>
                <w:i/>
              </w:rPr>
            </w:pPr>
            <w:r w:rsidRPr="00B549C1">
              <w:rPr>
                <w:rFonts w:asciiTheme="minorHAnsi" w:hAnsiTheme="minorHAnsi" w:cstheme="minorHAnsi"/>
                <w:i/>
              </w:rPr>
              <w:t>Enterprise Provisioning Requirements</w:t>
            </w:r>
          </w:p>
          <w:p w14:paraId="7626161C" w14:textId="77777777" w:rsidR="00B25FA9" w:rsidRPr="00B549C1" w:rsidRDefault="00B25FA9" w:rsidP="00772E7D">
            <w:pPr>
              <w:numPr>
                <w:ilvl w:val="0"/>
                <w:numId w:val="21"/>
              </w:numPr>
              <w:tabs>
                <w:tab w:val="clear" w:pos="9360"/>
              </w:tabs>
              <w:rPr>
                <w:rFonts w:asciiTheme="minorHAnsi" w:hAnsiTheme="minorHAnsi" w:cstheme="minorHAnsi"/>
                <w:i/>
              </w:rPr>
            </w:pPr>
            <w:r w:rsidRPr="00B549C1">
              <w:rPr>
                <w:rFonts w:asciiTheme="minorHAnsi" w:hAnsiTheme="minorHAnsi" w:cstheme="minorHAnsi"/>
                <w:i/>
              </w:rPr>
              <w:t>Crossroads Requirements</w:t>
            </w:r>
          </w:p>
          <w:p w14:paraId="7626161D" w14:textId="77777777" w:rsidR="00B25FA9" w:rsidRPr="00B549C1" w:rsidRDefault="00B25FA9" w:rsidP="00772E7D">
            <w:pPr>
              <w:numPr>
                <w:ilvl w:val="0"/>
                <w:numId w:val="21"/>
              </w:numPr>
              <w:tabs>
                <w:tab w:val="clear" w:pos="9360"/>
              </w:tabs>
              <w:rPr>
                <w:rFonts w:asciiTheme="minorHAnsi" w:hAnsiTheme="minorHAnsi" w:cstheme="minorHAnsi"/>
                <w:i/>
              </w:rPr>
            </w:pPr>
            <w:r w:rsidRPr="00B549C1">
              <w:rPr>
                <w:rFonts w:asciiTheme="minorHAnsi" w:hAnsiTheme="minorHAnsi" w:cstheme="minorHAnsi"/>
                <w:i/>
              </w:rPr>
              <w:t>Data Initialization/Conversion Requirements</w:t>
            </w:r>
          </w:p>
          <w:p w14:paraId="7626161E" w14:textId="77777777" w:rsidR="00B25FA9" w:rsidRPr="00B549C1" w:rsidRDefault="00B25FA9" w:rsidP="00772E7D">
            <w:pPr>
              <w:numPr>
                <w:ilvl w:val="0"/>
                <w:numId w:val="21"/>
              </w:numPr>
              <w:tabs>
                <w:tab w:val="clear" w:pos="9360"/>
              </w:tabs>
              <w:rPr>
                <w:rFonts w:asciiTheme="minorHAnsi" w:hAnsiTheme="minorHAnsi" w:cstheme="minorHAnsi"/>
                <w:i/>
              </w:rPr>
            </w:pPr>
            <w:r w:rsidRPr="00B549C1">
              <w:rPr>
                <w:rFonts w:asciiTheme="minorHAnsi" w:hAnsiTheme="minorHAnsi" w:cstheme="minorHAnsi"/>
                <w:i/>
              </w:rPr>
              <w:t>Automated Provisioning Interface requirements</w:t>
            </w:r>
          </w:p>
        </w:tc>
        <w:tc>
          <w:tcPr>
            <w:tcW w:w="5850" w:type="dxa"/>
          </w:tcPr>
          <w:p w14:paraId="7626161F" w14:textId="77777777" w:rsidR="00F01E17" w:rsidRPr="00D743AE" w:rsidRDefault="00F01E17" w:rsidP="00F01E17">
            <w:pPr>
              <w:tabs>
                <w:tab w:val="clear" w:pos="9360"/>
              </w:tabs>
              <w:rPr>
                <w:rFonts w:asciiTheme="minorHAnsi" w:hAnsiTheme="minorHAnsi" w:cstheme="minorHAnsi"/>
              </w:rPr>
            </w:pPr>
            <w:r w:rsidRPr="00D743AE">
              <w:rPr>
                <w:rFonts w:asciiTheme="minorHAnsi" w:hAnsiTheme="minorHAnsi" w:cstheme="minorHAnsi"/>
              </w:rPr>
              <w:t>Provisioning Requirements are not applicable.</w:t>
            </w:r>
          </w:p>
          <w:p w14:paraId="76261620" w14:textId="77777777" w:rsidR="00B25FA9" w:rsidRPr="00D743AE" w:rsidRDefault="00236713" w:rsidP="00772E7D">
            <w:pPr>
              <w:pStyle w:val="ListParagraph"/>
              <w:numPr>
                <w:ilvl w:val="0"/>
                <w:numId w:val="34"/>
              </w:numPr>
              <w:tabs>
                <w:tab w:val="clear" w:pos="9360"/>
              </w:tabs>
              <w:rPr>
                <w:rFonts w:asciiTheme="minorHAnsi" w:hAnsiTheme="minorHAnsi" w:cstheme="minorHAnsi"/>
              </w:rPr>
            </w:pPr>
            <w:r w:rsidRPr="00D743AE">
              <w:rPr>
                <w:rFonts w:asciiTheme="minorHAnsi" w:hAnsiTheme="minorHAnsi" w:cstheme="minorHAnsi"/>
              </w:rPr>
              <w:t>Not Applicable</w:t>
            </w:r>
          </w:p>
          <w:p w14:paraId="76261621" w14:textId="77777777" w:rsidR="002F71A5" w:rsidRPr="00D743AE" w:rsidRDefault="00DD5F86" w:rsidP="00CB7F74">
            <w:pPr>
              <w:pStyle w:val="ListParagraph"/>
              <w:numPr>
                <w:ilvl w:val="0"/>
                <w:numId w:val="34"/>
              </w:numPr>
              <w:tabs>
                <w:tab w:val="clear" w:pos="9360"/>
              </w:tabs>
              <w:rPr>
                <w:rFonts w:asciiTheme="minorHAnsi" w:hAnsiTheme="minorHAnsi" w:cstheme="minorHAnsi"/>
              </w:rPr>
            </w:pPr>
            <w:r w:rsidRPr="00D743AE">
              <w:rPr>
                <w:rFonts w:asciiTheme="minorHAnsi" w:hAnsiTheme="minorHAnsi" w:cstheme="minorHAnsi"/>
              </w:rPr>
              <w:t xml:space="preserve">See section </w:t>
            </w:r>
            <w:r w:rsidR="00CE68A4">
              <w:rPr>
                <w:rFonts w:asciiTheme="minorHAnsi" w:hAnsiTheme="minorHAnsi" w:cstheme="minorHAnsi"/>
              </w:rPr>
              <w:t>3.10</w:t>
            </w:r>
            <w:r w:rsidR="008B09AF" w:rsidRPr="00D743AE">
              <w:rPr>
                <w:rFonts w:asciiTheme="minorHAnsi" w:hAnsiTheme="minorHAnsi" w:cstheme="minorHAnsi"/>
              </w:rPr>
              <w:t xml:space="preserve"> </w:t>
            </w:r>
            <w:r w:rsidRPr="00D743AE">
              <w:rPr>
                <w:rFonts w:asciiTheme="minorHAnsi" w:hAnsiTheme="minorHAnsi" w:cstheme="minorHAnsi"/>
              </w:rPr>
              <w:t>for Crossroads Requirements</w:t>
            </w:r>
          </w:p>
          <w:p w14:paraId="76261622" w14:textId="77777777" w:rsidR="002F71A5" w:rsidRPr="00D743AE" w:rsidRDefault="00236713" w:rsidP="00772E7D">
            <w:pPr>
              <w:pStyle w:val="ListParagraph"/>
              <w:numPr>
                <w:ilvl w:val="0"/>
                <w:numId w:val="34"/>
              </w:numPr>
              <w:tabs>
                <w:tab w:val="clear" w:pos="9360"/>
              </w:tabs>
              <w:rPr>
                <w:rFonts w:asciiTheme="minorHAnsi" w:hAnsiTheme="minorHAnsi" w:cstheme="minorHAnsi"/>
              </w:rPr>
            </w:pPr>
            <w:r w:rsidRPr="00D743AE">
              <w:rPr>
                <w:rFonts w:asciiTheme="minorHAnsi" w:hAnsiTheme="minorHAnsi" w:cstheme="minorHAnsi"/>
              </w:rPr>
              <w:t>Not Applicable</w:t>
            </w:r>
          </w:p>
          <w:p w14:paraId="76261623" w14:textId="77777777" w:rsidR="002F71A5" w:rsidRPr="00D743AE" w:rsidRDefault="00236713" w:rsidP="00772E7D">
            <w:pPr>
              <w:pStyle w:val="ListParagraph"/>
              <w:numPr>
                <w:ilvl w:val="0"/>
                <w:numId w:val="34"/>
              </w:numPr>
              <w:tabs>
                <w:tab w:val="clear" w:pos="9360"/>
              </w:tabs>
              <w:rPr>
                <w:rFonts w:asciiTheme="minorHAnsi" w:hAnsiTheme="minorHAnsi" w:cstheme="minorHAnsi"/>
              </w:rPr>
            </w:pPr>
            <w:r w:rsidRPr="00D743AE">
              <w:rPr>
                <w:rFonts w:asciiTheme="minorHAnsi" w:hAnsiTheme="minorHAnsi" w:cstheme="minorHAnsi"/>
              </w:rPr>
              <w:t>Not Applicable</w:t>
            </w:r>
          </w:p>
        </w:tc>
      </w:tr>
      <w:tr w:rsidR="00F96D2C" w:rsidRPr="00B549C1" w14:paraId="7626162F" w14:textId="77777777" w:rsidTr="00CB7F74">
        <w:tc>
          <w:tcPr>
            <w:tcW w:w="540" w:type="dxa"/>
          </w:tcPr>
          <w:p w14:paraId="76261625" w14:textId="77777777" w:rsidR="00F96D2C" w:rsidRPr="007C11A7" w:rsidRDefault="00F96D2C" w:rsidP="00CB7F74">
            <w:pPr>
              <w:pStyle w:val="ListParagraph"/>
              <w:numPr>
                <w:ilvl w:val="0"/>
                <w:numId w:val="36"/>
              </w:numPr>
              <w:tabs>
                <w:tab w:val="clear" w:pos="9360"/>
              </w:tabs>
              <w:jc w:val="center"/>
              <w:rPr>
                <w:rFonts w:asciiTheme="minorHAnsi" w:hAnsiTheme="minorHAnsi" w:cstheme="minorHAnsi"/>
              </w:rPr>
            </w:pPr>
          </w:p>
        </w:tc>
        <w:tc>
          <w:tcPr>
            <w:tcW w:w="3510" w:type="dxa"/>
          </w:tcPr>
          <w:p w14:paraId="76261626" w14:textId="77777777" w:rsidR="00F96D2C" w:rsidRPr="00B549C1" w:rsidRDefault="00F96D2C" w:rsidP="00B25FA9">
            <w:pPr>
              <w:tabs>
                <w:tab w:val="clear" w:pos="9360"/>
              </w:tabs>
              <w:rPr>
                <w:rFonts w:asciiTheme="minorHAnsi" w:hAnsiTheme="minorHAnsi" w:cstheme="minorHAnsi"/>
                <w:i/>
              </w:rPr>
            </w:pPr>
            <w:r w:rsidRPr="00B549C1">
              <w:rPr>
                <w:rFonts w:asciiTheme="minorHAnsi" w:hAnsiTheme="minorHAnsi" w:cstheme="minorHAnsi"/>
                <w:i/>
              </w:rPr>
              <w:t>Interface Requirements</w:t>
            </w:r>
          </w:p>
          <w:p w14:paraId="76261627" w14:textId="77777777" w:rsidR="00F96D2C" w:rsidRPr="00B549C1" w:rsidRDefault="00F96D2C" w:rsidP="00772E7D">
            <w:pPr>
              <w:numPr>
                <w:ilvl w:val="0"/>
                <w:numId w:val="22"/>
              </w:numPr>
              <w:tabs>
                <w:tab w:val="clear" w:pos="9360"/>
              </w:tabs>
              <w:rPr>
                <w:rFonts w:asciiTheme="minorHAnsi" w:hAnsiTheme="minorHAnsi" w:cstheme="minorHAnsi"/>
                <w:i/>
              </w:rPr>
            </w:pPr>
            <w:r w:rsidRPr="00B549C1">
              <w:rPr>
                <w:rFonts w:asciiTheme="minorHAnsi" w:hAnsiTheme="minorHAnsi" w:cstheme="minorHAnsi"/>
                <w:i/>
              </w:rPr>
              <w:t>User/System Interface Requirements</w:t>
            </w:r>
          </w:p>
          <w:p w14:paraId="76261628" w14:textId="77777777" w:rsidR="00F96D2C" w:rsidRPr="00B549C1" w:rsidRDefault="00F96D2C" w:rsidP="00772E7D">
            <w:pPr>
              <w:numPr>
                <w:ilvl w:val="0"/>
                <w:numId w:val="22"/>
              </w:numPr>
              <w:tabs>
                <w:tab w:val="clear" w:pos="9360"/>
              </w:tabs>
              <w:rPr>
                <w:rFonts w:asciiTheme="minorHAnsi" w:hAnsiTheme="minorHAnsi" w:cstheme="minorHAnsi"/>
                <w:i/>
              </w:rPr>
            </w:pPr>
            <w:r w:rsidRPr="00B549C1">
              <w:rPr>
                <w:rFonts w:asciiTheme="minorHAnsi" w:hAnsiTheme="minorHAnsi" w:cstheme="minorHAnsi"/>
                <w:i/>
              </w:rPr>
              <w:t>Hardware Interfaces Requirements</w:t>
            </w:r>
          </w:p>
          <w:p w14:paraId="76261629" w14:textId="77777777" w:rsidR="00F96D2C" w:rsidRPr="00B549C1" w:rsidRDefault="00F96D2C" w:rsidP="00772E7D">
            <w:pPr>
              <w:numPr>
                <w:ilvl w:val="0"/>
                <w:numId w:val="22"/>
              </w:numPr>
              <w:tabs>
                <w:tab w:val="clear" w:pos="9360"/>
              </w:tabs>
              <w:rPr>
                <w:rFonts w:asciiTheme="minorHAnsi" w:hAnsiTheme="minorHAnsi" w:cstheme="minorHAnsi"/>
                <w:i/>
              </w:rPr>
            </w:pPr>
            <w:r w:rsidRPr="00B549C1">
              <w:rPr>
                <w:rFonts w:asciiTheme="minorHAnsi" w:hAnsiTheme="minorHAnsi" w:cstheme="minorHAnsi"/>
                <w:i/>
              </w:rPr>
              <w:t>Network Interfaces Requirements</w:t>
            </w:r>
          </w:p>
          <w:p w14:paraId="7626162A" w14:textId="77777777" w:rsidR="00F96D2C" w:rsidRPr="00B549C1" w:rsidRDefault="00F96D2C" w:rsidP="00772E7D">
            <w:pPr>
              <w:numPr>
                <w:ilvl w:val="0"/>
                <w:numId w:val="22"/>
              </w:numPr>
              <w:tabs>
                <w:tab w:val="clear" w:pos="9360"/>
              </w:tabs>
              <w:rPr>
                <w:rFonts w:asciiTheme="minorHAnsi" w:hAnsiTheme="minorHAnsi" w:cstheme="minorHAnsi"/>
                <w:i/>
              </w:rPr>
            </w:pPr>
            <w:r w:rsidRPr="00B549C1">
              <w:rPr>
                <w:rFonts w:asciiTheme="minorHAnsi" w:hAnsiTheme="minorHAnsi" w:cstheme="minorHAnsi"/>
                <w:i/>
              </w:rPr>
              <w:t>Software/Communications Interfaces Requirements</w:t>
            </w:r>
          </w:p>
        </w:tc>
        <w:tc>
          <w:tcPr>
            <w:tcW w:w="5850" w:type="dxa"/>
          </w:tcPr>
          <w:p w14:paraId="7626162B" w14:textId="77777777" w:rsidR="00F96D2C" w:rsidRPr="00D743AE" w:rsidRDefault="00C44857" w:rsidP="001A57AE">
            <w:pPr>
              <w:tabs>
                <w:tab w:val="clear" w:pos="9360"/>
              </w:tabs>
              <w:rPr>
                <w:rFonts w:asciiTheme="minorHAnsi" w:hAnsiTheme="minorHAnsi" w:cstheme="minorHAnsi"/>
              </w:rPr>
            </w:pPr>
            <w:r>
              <w:rPr>
                <w:rFonts w:asciiTheme="minorHAnsi" w:hAnsiTheme="minorHAnsi" w:cstheme="minorHAnsi"/>
              </w:rPr>
              <w:t>The I</w:t>
            </w:r>
            <w:r w:rsidR="00F96D2C" w:rsidRPr="00D743AE">
              <w:rPr>
                <w:rFonts w:asciiTheme="minorHAnsi" w:hAnsiTheme="minorHAnsi" w:cstheme="minorHAnsi"/>
              </w:rPr>
              <w:t xml:space="preserve">nterface Requirements will be identical to those for the SS7 GSM interface </w:t>
            </w:r>
            <w:r w:rsidR="00F96D2C">
              <w:rPr>
                <w:rFonts w:asciiTheme="minorHAnsi" w:hAnsiTheme="minorHAnsi" w:cstheme="minorHAnsi"/>
              </w:rPr>
              <w:t xml:space="preserve">for alert notifications </w:t>
            </w:r>
            <w:r w:rsidR="00F96D2C" w:rsidRPr="00D743AE">
              <w:rPr>
                <w:rFonts w:asciiTheme="minorHAnsi" w:hAnsiTheme="minorHAnsi" w:cstheme="minorHAnsi"/>
              </w:rPr>
              <w:t>as far as the RTI platform is concerned.</w:t>
            </w:r>
          </w:p>
          <w:p w14:paraId="7626162C" w14:textId="77777777" w:rsidR="00F96D2C" w:rsidRPr="00D743AE" w:rsidRDefault="00F96D2C" w:rsidP="001A57AE">
            <w:pPr>
              <w:tabs>
                <w:tab w:val="clear" w:pos="9360"/>
              </w:tabs>
              <w:rPr>
                <w:rFonts w:asciiTheme="minorHAnsi" w:hAnsiTheme="minorHAnsi" w:cstheme="minorHAnsi"/>
              </w:rPr>
            </w:pPr>
          </w:p>
          <w:p w14:paraId="7626162D" w14:textId="77777777" w:rsidR="00F96D2C" w:rsidRPr="00D743AE" w:rsidRDefault="00F96D2C" w:rsidP="001A57AE">
            <w:pPr>
              <w:tabs>
                <w:tab w:val="clear" w:pos="9360"/>
              </w:tabs>
              <w:rPr>
                <w:rFonts w:asciiTheme="minorHAnsi" w:hAnsiTheme="minorHAnsi" w:cstheme="minorHAnsi"/>
              </w:rPr>
            </w:pPr>
            <w:r w:rsidRPr="00D743AE">
              <w:rPr>
                <w:rFonts w:asciiTheme="minorHAnsi" w:hAnsiTheme="minorHAnsi" w:cstheme="minorHAnsi"/>
              </w:rPr>
              <w:t xml:space="preserve">The link to the </w:t>
            </w:r>
            <w:r>
              <w:rPr>
                <w:rFonts w:asciiTheme="minorHAnsi" w:hAnsiTheme="minorHAnsi" w:cstheme="minorHAnsi"/>
              </w:rPr>
              <w:t>D</w:t>
            </w:r>
            <w:r w:rsidRPr="00D743AE">
              <w:rPr>
                <w:rFonts w:asciiTheme="minorHAnsi" w:hAnsiTheme="minorHAnsi" w:cstheme="minorHAnsi"/>
              </w:rPr>
              <w:t>iameter</w:t>
            </w:r>
            <w:r>
              <w:rPr>
                <w:rFonts w:asciiTheme="minorHAnsi" w:hAnsiTheme="minorHAnsi" w:cstheme="minorHAnsi"/>
              </w:rPr>
              <w:t xml:space="preserve"> to VIS </w:t>
            </w:r>
            <w:r w:rsidRPr="00D743AE">
              <w:rPr>
                <w:rFonts w:asciiTheme="minorHAnsi" w:hAnsiTheme="minorHAnsi" w:cstheme="minorHAnsi"/>
              </w:rPr>
              <w:t xml:space="preserve"> interface document is:</w:t>
            </w:r>
          </w:p>
          <w:p w14:paraId="7626162E" w14:textId="77777777" w:rsidR="00F96D2C" w:rsidRPr="00D743AE" w:rsidRDefault="00E01269" w:rsidP="00F96D2C">
            <w:pPr>
              <w:tabs>
                <w:tab w:val="clear" w:pos="9360"/>
              </w:tabs>
              <w:rPr>
                <w:rFonts w:asciiTheme="minorHAnsi" w:hAnsiTheme="minorHAnsi" w:cstheme="minorHAnsi"/>
              </w:rPr>
            </w:pPr>
            <w:hyperlink r:id="rId22" w:history="1">
              <w:r w:rsidR="00F96D2C" w:rsidRPr="00D743AE">
                <w:rPr>
                  <w:rStyle w:val="Hyperlink"/>
                  <w:color w:val="auto"/>
                </w:rPr>
                <w:t>http://central.syniverse.com/sites/TECH/proddev/vispro/Diameter/VisPro-Diameter_DataFeed_Reference_V1%204.docx</w:t>
              </w:r>
            </w:hyperlink>
            <w:r w:rsidR="00F96D2C" w:rsidRPr="00D743AE">
              <w:t xml:space="preserve"> </w:t>
            </w:r>
            <w:r w:rsidR="00F96D2C" w:rsidRPr="00D743AE">
              <w:rPr>
                <w:rFonts w:asciiTheme="minorHAnsi" w:hAnsiTheme="minorHAnsi" w:cstheme="minorHAnsi"/>
              </w:rPr>
              <w:t xml:space="preserve"> </w:t>
            </w:r>
          </w:p>
        </w:tc>
      </w:tr>
      <w:tr w:rsidR="00236713" w:rsidRPr="00B549C1" w14:paraId="7626163C" w14:textId="77777777" w:rsidTr="00CB7F74">
        <w:trPr>
          <w:trHeight w:val="800"/>
        </w:trPr>
        <w:tc>
          <w:tcPr>
            <w:tcW w:w="540" w:type="dxa"/>
          </w:tcPr>
          <w:p w14:paraId="76261630" w14:textId="77777777" w:rsidR="00B25FA9" w:rsidRPr="007C11A7" w:rsidRDefault="00B25FA9" w:rsidP="00CB7F74">
            <w:pPr>
              <w:pStyle w:val="ListParagraph"/>
              <w:numPr>
                <w:ilvl w:val="0"/>
                <w:numId w:val="36"/>
              </w:numPr>
              <w:tabs>
                <w:tab w:val="clear" w:pos="9360"/>
              </w:tabs>
              <w:jc w:val="center"/>
              <w:rPr>
                <w:rFonts w:asciiTheme="minorHAnsi" w:hAnsiTheme="minorHAnsi" w:cstheme="minorHAnsi"/>
              </w:rPr>
            </w:pPr>
          </w:p>
        </w:tc>
        <w:tc>
          <w:tcPr>
            <w:tcW w:w="3510" w:type="dxa"/>
          </w:tcPr>
          <w:p w14:paraId="76261631" w14:textId="77777777" w:rsidR="00B25FA9" w:rsidRPr="00B549C1" w:rsidRDefault="00B25FA9" w:rsidP="00B25FA9">
            <w:pPr>
              <w:tabs>
                <w:tab w:val="clear" w:pos="9360"/>
              </w:tabs>
              <w:rPr>
                <w:rFonts w:asciiTheme="minorHAnsi" w:hAnsiTheme="minorHAnsi" w:cstheme="minorHAnsi"/>
                <w:i/>
              </w:rPr>
            </w:pPr>
            <w:r w:rsidRPr="00B549C1">
              <w:rPr>
                <w:rFonts w:asciiTheme="minorHAnsi" w:hAnsiTheme="minorHAnsi" w:cstheme="minorHAnsi"/>
                <w:i/>
              </w:rPr>
              <w:t>Performance Requirements</w:t>
            </w:r>
          </w:p>
          <w:p w14:paraId="76261632" w14:textId="77777777" w:rsidR="00B25FA9" w:rsidRPr="00B549C1" w:rsidRDefault="00B25FA9" w:rsidP="00772E7D">
            <w:pPr>
              <w:numPr>
                <w:ilvl w:val="0"/>
                <w:numId w:val="23"/>
              </w:numPr>
              <w:tabs>
                <w:tab w:val="clear" w:pos="9360"/>
              </w:tabs>
              <w:rPr>
                <w:rFonts w:asciiTheme="minorHAnsi" w:hAnsiTheme="minorHAnsi" w:cstheme="minorHAnsi"/>
                <w:i/>
              </w:rPr>
            </w:pPr>
            <w:r w:rsidRPr="00B549C1">
              <w:rPr>
                <w:rFonts w:asciiTheme="minorHAnsi" w:hAnsiTheme="minorHAnsi" w:cstheme="minorHAnsi"/>
                <w:i/>
              </w:rPr>
              <w:t>Volume and Frequency of Information</w:t>
            </w:r>
          </w:p>
          <w:p w14:paraId="76261633" w14:textId="77777777" w:rsidR="00B25FA9" w:rsidRPr="00B549C1" w:rsidRDefault="00B25FA9" w:rsidP="00772E7D">
            <w:pPr>
              <w:numPr>
                <w:ilvl w:val="0"/>
                <w:numId w:val="23"/>
              </w:numPr>
              <w:tabs>
                <w:tab w:val="clear" w:pos="9360"/>
              </w:tabs>
              <w:rPr>
                <w:rFonts w:asciiTheme="minorHAnsi" w:hAnsiTheme="minorHAnsi" w:cstheme="minorHAnsi"/>
                <w:i/>
              </w:rPr>
            </w:pPr>
            <w:r w:rsidRPr="00B549C1">
              <w:rPr>
                <w:rFonts w:asciiTheme="minorHAnsi" w:hAnsiTheme="minorHAnsi" w:cstheme="minorHAnsi"/>
                <w:i/>
              </w:rPr>
              <w:t xml:space="preserve">Data Retention Requirements </w:t>
            </w:r>
          </w:p>
          <w:p w14:paraId="76261634" w14:textId="77777777" w:rsidR="00B25FA9" w:rsidRPr="00B549C1" w:rsidRDefault="00B25FA9" w:rsidP="00772E7D">
            <w:pPr>
              <w:numPr>
                <w:ilvl w:val="0"/>
                <w:numId w:val="23"/>
              </w:numPr>
              <w:tabs>
                <w:tab w:val="clear" w:pos="9360"/>
              </w:tabs>
              <w:rPr>
                <w:rFonts w:asciiTheme="minorHAnsi" w:hAnsiTheme="minorHAnsi" w:cstheme="minorHAnsi"/>
                <w:i/>
              </w:rPr>
            </w:pPr>
            <w:r w:rsidRPr="00B549C1">
              <w:rPr>
                <w:rFonts w:asciiTheme="minorHAnsi" w:hAnsiTheme="minorHAnsi" w:cstheme="minorHAnsi"/>
                <w:i/>
              </w:rPr>
              <w:t>Throughput</w:t>
            </w:r>
          </w:p>
          <w:p w14:paraId="76261635" w14:textId="77777777" w:rsidR="00B25FA9" w:rsidRPr="00B549C1" w:rsidRDefault="00B25FA9" w:rsidP="00772E7D">
            <w:pPr>
              <w:numPr>
                <w:ilvl w:val="0"/>
                <w:numId w:val="23"/>
              </w:numPr>
              <w:tabs>
                <w:tab w:val="clear" w:pos="9360"/>
              </w:tabs>
              <w:rPr>
                <w:rFonts w:asciiTheme="minorHAnsi" w:hAnsiTheme="minorHAnsi" w:cstheme="minorHAnsi"/>
                <w:i/>
              </w:rPr>
            </w:pPr>
            <w:r w:rsidRPr="00B549C1">
              <w:rPr>
                <w:rFonts w:asciiTheme="minorHAnsi" w:hAnsiTheme="minorHAnsi" w:cstheme="minorHAnsi"/>
                <w:i/>
              </w:rPr>
              <w:t>Response Times</w:t>
            </w:r>
          </w:p>
          <w:p w14:paraId="76261636" w14:textId="77777777" w:rsidR="00B25FA9" w:rsidRPr="00B549C1" w:rsidRDefault="00B25FA9" w:rsidP="00772E7D">
            <w:pPr>
              <w:numPr>
                <w:ilvl w:val="0"/>
                <w:numId w:val="23"/>
              </w:numPr>
              <w:tabs>
                <w:tab w:val="clear" w:pos="9360"/>
              </w:tabs>
              <w:rPr>
                <w:rFonts w:asciiTheme="minorHAnsi" w:hAnsiTheme="minorHAnsi" w:cstheme="minorHAnsi"/>
                <w:i/>
              </w:rPr>
            </w:pPr>
            <w:r w:rsidRPr="00B549C1">
              <w:rPr>
                <w:rFonts w:asciiTheme="minorHAnsi" w:hAnsiTheme="minorHAnsi" w:cstheme="minorHAnsi"/>
                <w:i/>
              </w:rPr>
              <w:t>Number of Terminals</w:t>
            </w:r>
          </w:p>
          <w:p w14:paraId="76261637" w14:textId="77777777" w:rsidR="00B25FA9" w:rsidRPr="00B549C1" w:rsidRDefault="00B25FA9" w:rsidP="00772E7D">
            <w:pPr>
              <w:numPr>
                <w:ilvl w:val="0"/>
                <w:numId w:val="23"/>
              </w:numPr>
              <w:tabs>
                <w:tab w:val="clear" w:pos="9360"/>
              </w:tabs>
              <w:rPr>
                <w:rFonts w:asciiTheme="minorHAnsi" w:hAnsiTheme="minorHAnsi" w:cstheme="minorHAnsi"/>
                <w:i/>
              </w:rPr>
            </w:pPr>
            <w:r w:rsidRPr="00B549C1">
              <w:rPr>
                <w:rFonts w:asciiTheme="minorHAnsi" w:hAnsiTheme="minorHAnsi" w:cstheme="minorHAnsi"/>
                <w:i/>
              </w:rPr>
              <w:t>Number of Simultaneous Users and User-Concurrent Transactions</w:t>
            </w:r>
          </w:p>
          <w:p w14:paraId="76261638" w14:textId="77777777" w:rsidR="00B25FA9" w:rsidRPr="00B549C1" w:rsidRDefault="00B25FA9" w:rsidP="00772E7D">
            <w:pPr>
              <w:numPr>
                <w:ilvl w:val="0"/>
                <w:numId w:val="23"/>
              </w:numPr>
              <w:tabs>
                <w:tab w:val="clear" w:pos="9360"/>
              </w:tabs>
              <w:rPr>
                <w:rFonts w:asciiTheme="minorHAnsi" w:hAnsiTheme="minorHAnsi" w:cstheme="minorHAnsi"/>
                <w:i/>
              </w:rPr>
            </w:pPr>
            <w:r w:rsidRPr="00B549C1">
              <w:rPr>
                <w:rFonts w:asciiTheme="minorHAnsi" w:hAnsiTheme="minorHAnsi" w:cstheme="minorHAnsi"/>
                <w:i/>
              </w:rPr>
              <w:t xml:space="preserve">Availability </w:t>
            </w:r>
          </w:p>
        </w:tc>
        <w:tc>
          <w:tcPr>
            <w:tcW w:w="5850" w:type="dxa"/>
          </w:tcPr>
          <w:p w14:paraId="76261639" w14:textId="77777777" w:rsidR="00B25FA9" w:rsidRDefault="00F01E17" w:rsidP="00B25FA9">
            <w:pPr>
              <w:tabs>
                <w:tab w:val="clear" w:pos="9360"/>
              </w:tabs>
              <w:rPr>
                <w:rFonts w:asciiTheme="minorHAnsi" w:hAnsiTheme="minorHAnsi" w:cstheme="minorHAnsi"/>
              </w:rPr>
            </w:pPr>
            <w:r>
              <w:rPr>
                <w:rFonts w:asciiTheme="minorHAnsi" w:hAnsiTheme="minorHAnsi" w:cstheme="minorHAnsi"/>
              </w:rPr>
              <w:t>Performance Requirements are b</w:t>
            </w:r>
            <w:r w:rsidR="004442DB">
              <w:rPr>
                <w:rFonts w:asciiTheme="minorHAnsi" w:hAnsiTheme="minorHAnsi" w:cstheme="minorHAnsi"/>
              </w:rPr>
              <w:t>usiness as usual</w:t>
            </w:r>
            <w:r w:rsidR="002F71A5">
              <w:rPr>
                <w:rFonts w:asciiTheme="minorHAnsi" w:hAnsiTheme="minorHAnsi" w:cstheme="minorHAnsi"/>
              </w:rPr>
              <w:t xml:space="preserve"> for </w:t>
            </w:r>
            <w:r w:rsidR="00504F17">
              <w:rPr>
                <w:rFonts w:asciiTheme="minorHAnsi" w:hAnsiTheme="minorHAnsi" w:cstheme="minorHAnsi"/>
              </w:rPr>
              <w:t xml:space="preserve">all </w:t>
            </w:r>
            <w:r w:rsidR="002F71A5">
              <w:rPr>
                <w:rFonts w:asciiTheme="minorHAnsi" w:hAnsiTheme="minorHAnsi" w:cstheme="minorHAnsi"/>
              </w:rPr>
              <w:t>items</w:t>
            </w:r>
            <w:r w:rsidR="00445A26">
              <w:rPr>
                <w:rFonts w:asciiTheme="minorHAnsi" w:hAnsiTheme="minorHAnsi" w:cstheme="minorHAnsi"/>
              </w:rPr>
              <w:t xml:space="preserve"> </w:t>
            </w:r>
            <w:r w:rsidR="00504F17">
              <w:rPr>
                <w:rFonts w:asciiTheme="minorHAnsi" w:hAnsiTheme="minorHAnsi" w:cstheme="minorHAnsi"/>
              </w:rPr>
              <w:t xml:space="preserve">except </w:t>
            </w:r>
            <w:r w:rsidR="00C44857">
              <w:rPr>
                <w:rFonts w:asciiTheme="minorHAnsi" w:hAnsiTheme="minorHAnsi" w:cstheme="minorHAnsi"/>
              </w:rPr>
              <w:t>Data Retention</w:t>
            </w:r>
            <w:r w:rsidR="002F71A5">
              <w:rPr>
                <w:rFonts w:asciiTheme="minorHAnsi" w:hAnsiTheme="minorHAnsi" w:cstheme="minorHAnsi"/>
              </w:rPr>
              <w:t>.</w:t>
            </w:r>
          </w:p>
          <w:p w14:paraId="7626163A" w14:textId="77777777" w:rsidR="00504F17" w:rsidRDefault="00504F17" w:rsidP="00B25FA9">
            <w:pPr>
              <w:tabs>
                <w:tab w:val="clear" w:pos="9360"/>
              </w:tabs>
              <w:rPr>
                <w:rFonts w:asciiTheme="minorHAnsi" w:hAnsiTheme="minorHAnsi" w:cstheme="minorHAnsi"/>
              </w:rPr>
            </w:pPr>
          </w:p>
          <w:p w14:paraId="7626163B" w14:textId="77777777" w:rsidR="00504F17" w:rsidRPr="00C44857" w:rsidRDefault="00CB007D" w:rsidP="00CB007D">
            <w:pPr>
              <w:tabs>
                <w:tab w:val="clear" w:pos="9360"/>
              </w:tabs>
              <w:rPr>
                <w:rFonts w:asciiTheme="minorHAnsi" w:hAnsiTheme="minorHAnsi" w:cstheme="minorHAnsi"/>
              </w:rPr>
            </w:pPr>
            <w:r w:rsidRPr="00C44857">
              <w:rPr>
                <w:rFonts w:asciiTheme="minorHAnsi" w:hAnsiTheme="minorHAnsi" w:cstheme="minorHAnsi"/>
              </w:rPr>
              <w:t>D</w:t>
            </w:r>
            <w:r w:rsidR="00504F17" w:rsidRPr="00C44857">
              <w:rPr>
                <w:rFonts w:asciiTheme="minorHAnsi" w:hAnsiTheme="minorHAnsi" w:cstheme="minorHAnsi"/>
              </w:rPr>
              <w:t xml:space="preserve">etailed subscriber data </w:t>
            </w:r>
            <w:r w:rsidR="008B09AF" w:rsidRPr="00C44857">
              <w:rPr>
                <w:rFonts w:asciiTheme="minorHAnsi" w:hAnsiTheme="minorHAnsi" w:cstheme="minorHAnsi"/>
              </w:rPr>
              <w:t xml:space="preserve">is </w:t>
            </w:r>
            <w:r w:rsidRPr="00C44857">
              <w:rPr>
                <w:rFonts w:asciiTheme="minorHAnsi" w:hAnsiTheme="minorHAnsi" w:cstheme="minorHAnsi"/>
              </w:rPr>
              <w:t>being kept for</w:t>
            </w:r>
            <w:r w:rsidR="00504F17" w:rsidRPr="00C44857">
              <w:rPr>
                <w:rFonts w:asciiTheme="minorHAnsi" w:hAnsiTheme="minorHAnsi" w:cstheme="minorHAnsi"/>
              </w:rPr>
              <w:t xml:space="preserve"> 90 days (still 7-10</w:t>
            </w:r>
            <w:r w:rsidR="008B09AF" w:rsidRPr="00C44857">
              <w:rPr>
                <w:rFonts w:asciiTheme="minorHAnsi" w:hAnsiTheme="minorHAnsi" w:cstheme="minorHAnsi"/>
              </w:rPr>
              <w:t xml:space="preserve"> days</w:t>
            </w:r>
            <w:r w:rsidR="00236713" w:rsidRPr="00C44857">
              <w:rPr>
                <w:rFonts w:asciiTheme="minorHAnsi" w:hAnsiTheme="minorHAnsi" w:cstheme="minorHAnsi"/>
              </w:rPr>
              <w:t xml:space="preserve"> for data</w:t>
            </w:r>
            <w:r w:rsidR="00504F17" w:rsidRPr="00C44857">
              <w:rPr>
                <w:rFonts w:asciiTheme="minorHAnsi" w:hAnsiTheme="minorHAnsi" w:cstheme="minorHAnsi"/>
              </w:rPr>
              <w:t xml:space="preserve"> in</w:t>
            </w:r>
            <w:r w:rsidR="008B09AF" w:rsidRPr="00C44857">
              <w:rPr>
                <w:rFonts w:asciiTheme="minorHAnsi" w:hAnsiTheme="minorHAnsi" w:cstheme="minorHAnsi"/>
              </w:rPr>
              <w:t xml:space="preserve"> the</w:t>
            </w:r>
            <w:r w:rsidR="00504F17" w:rsidRPr="00C44857">
              <w:rPr>
                <w:rFonts w:asciiTheme="minorHAnsi" w:hAnsiTheme="minorHAnsi" w:cstheme="minorHAnsi"/>
              </w:rPr>
              <w:t xml:space="preserve"> Input table)</w:t>
            </w:r>
            <w:r w:rsidRPr="00C44857">
              <w:rPr>
                <w:rFonts w:asciiTheme="minorHAnsi" w:hAnsiTheme="minorHAnsi" w:cstheme="minorHAnsi"/>
              </w:rPr>
              <w:t>.</w:t>
            </w:r>
          </w:p>
        </w:tc>
      </w:tr>
      <w:tr w:rsidR="00236713" w:rsidRPr="00B549C1" w14:paraId="76261656" w14:textId="77777777" w:rsidTr="00CB7F74">
        <w:tc>
          <w:tcPr>
            <w:tcW w:w="540" w:type="dxa"/>
          </w:tcPr>
          <w:p w14:paraId="7626163D" w14:textId="77777777" w:rsidR="004442DB" w:rsidRPr="007C11A7" w:rsidRDefault="004442DB" w:rsidP="00CB7F74">
            <w:pPr>
              <w:pStyle w:val="ListParagraph"/>
              <w:numPr>
                <w:ilvl w:val="0"/>
                <w:numId w:val="36"/>
              </w:numPr>
              <w:tabs>
                <w:tab w:val="clear" w:pos="9360"/>
              </w:tabs>
              <w:jc w:val="center"/>
              <w:rPr>
                <w:rFonts w:asciiTheme="minorHAnsi" w:hAnsiTheme="minorHAnsi" w:cstheme="minorHAnsi"/>
              </w:rPr>
            </w:pPr>
          </w:p>
        </w:tc>
        <w:tc>
          <w:tcPr>
            <w:tcW w:w="3510" w:type="dxa"/>
          </w:tcPr>
          <w:p w14:paraId="7626163E" w14:textId="77777777" w:rsidR="004442DB" w:rsidRPr="00B549C1" w:rsidRDefault="004442DB" w:rsidP="00B25FA9">
            <w:pPr>
              <w:tabs>
                <w:tab w:val="clear" w:pos="9360"/>
              </w:tabs>
              <w:rPr>
                <w:rFonts w:asciiTheme="minorHAnsi" w:hAnsiTheme="minorHAnsi" w:cstheme="minorHAnsi"/>
                <w:i/>
              </w:rPr>
            </w:pPr>
            <w:r w:rsidRPr="00B549C1">
              <w:rPr>
                <w:rFonts w:asciiTheme="minorHAnsi" w:hAnsiTheme="minorHAnsi" w:cstheme="minorHAnsi"/>
                <w:i/>
              </w:rPr>
              <w:t>Enterprise Requirements</w:t>
            </w:r>
          </w:p>
          <w:p w14:paraId="7626163F" w14:textId="77777777" w:rsidR="004442DB" w:rsidRPr="00B549C1" w:rsidRDefault="004442DB" w:rsidP="00772E7D">
            <w:pPr>
              <w:numPr>
                <w:ilvl w:val="0"/>
                <w:numId w:val="24"/>
              </w:numPr>
              <w:tabs>
                <w:tab w:val="clear" w:pos="9360"/>
              </w:tabs>
              <w:rPr>
                <w:rFonts w:asciiTheme="minorHAnsi" w:hAnsiTheme="minorHAnsi" w:cstheme="minorHAnsi"/>
                <w:i/>
              </w:rPr>
            </w:pPr>
            <w:r w:rsidRPr="00B549C1">
              <w:rPr>
                <w:rFonts w:asciiTheme="minorHAnsi" w:hAnsiTheme="minorHAnsi" w:cstheme="minorHAnsi"/>
                <w:i/>
              </w:rPr>
              <w:t xml:space="preserve">Syniverse Enterprise/Infrastructure </w:t>
            </w:r>
          </w:p>
          <w:p w14:paraId="76261640" w14:textId="77777777" w:rsidR="004442DB" w:rsidRPr="00B549C1" w:rsidRDefault="004442DB" w:rsidP="00772E7D">
            <w:pPr>
              <w:numPr>
                <w:ilvl w:val="0"/>
                <w:numId w:val="24"/>
              </w:numPr>
              <w:tabs>
                <w:tab w:val="clear" w:pos="9360"/>
              </w:tabs>
              <w:rPr>
                <w:rFonts w:asciiTheme="minorHAnsi" w:hAnsiTheme="minorHAnsi" w:cstheme="minorHAnsi"/>
                <w:i/>
              </w:rPr>
            </w:pPr>
            <w:r w:rsidRPr="00B549C1">
              <w:rPr>
                <w:rFonts w:asciiTheme="minorHAnsi" w:hAnsiTheme="minorHAnsi" w:cstheme="minorHAnsi"/>
                <w:i/>
              </w:rPr>
              <w:t>Disaster Recovery</w:t>
            </w:r>
          </w:p>
          <w:p w14:paraId="76261641" w14:textId="77777777" w:rsidR="004442DB" w:rsidRPr="00B549C1" w:rsidRDefault="004442DB" w:rsidP="00772E7D">
            <w:pPr>
              <w:numPr>
                <w:ilvl w:val="0"/>
                <w:numId w:val="24"/>
              </w:numPr>
              <w:tabs>
                <w:tab w:val="clear" w:pos="9360"/>
              </w:tabs>
              <w:rPr>
                <w:rFonts w:asciiTheme="minorHAnsi" w:hAnsiTheme="minorHAnsi" w:cstheme="minorHAnsi"/>
                <w:i/>
              </w:rPr>
            </w:pPr>
            <w:r w:rsidRPr="00B549C1">
              <w:rPr>
                <w:rFonts w:asciiTheme="minorHAnsi" w:hAnsiTheme="minorHAnsi" w:cstheme="minorHAnsi"/>
                <w:i/>
              </w:rPr>
              <w:t xml:space="preserve">Security Requirements &amp; System Access </w:t>
            </w:r>
          </w:p>
          <w:p w14:paraId="76261642" w14:textId="77777777" w:rsidR="004442DB" w:rsidRPr="00B549C1" w:rsidRDefault="004442DB" w:rsidP="00772E7D">
            <w:pPr>
              <w:numPr>
                <w:ilvl w:val="0"/>
                <w:numId w:val="24"/>
              </w:numPr>
              <w:tabs>
                <w:tab w:val="clear" w:pos="9360"/>
              </w:tabs>
              <w:rPr>
                <w:rFonts w:asciiTheme="minorHAnsi" w:hAnsiTheme="minorHAnsi" w:cstheme="minorHAnsi"/>
                <w:i/>
              </w:rPr>
            </w:pPr>
            <w:r w:rsidRPr="00B549C1">
              <w:rPr>
                <w:rFonts w:asciiTheme="minorHAnsi" w:hAnsiTheme="minorHAnsi" w:cstheme="minorHAnsi"/>
                <w:i/>
              </w:rPr>
              <w:t>Data Privacy</w:t>
            </w:r>
          </w:p>
          <w:p w14:paraId="76261643" w14:textId="77777777" w:rsidR="004442DB" w:rsidRPr="00B549C1" w:rsidRDefault="004442DB" w:rsidP="00772E7D">
            <w:pPr>
              <w:numPr>
                <w:ilvl w:val="0"/>
                <w:numId w:val="24"/>
              </w:numPr>
              <w:tabs>
                <w:tab w:val="clear" w:pos="9360"/>
              </w:tabs>
              <w:rPr>
                <w:rFonts w:asciiTheme="minorHAnsi" w:hAnsiTheme="minorHAnsi" w:cstheme="minorHAnsi"/>
                <w:i/>
              </w:rPr>
            </w:pPr>
            <w:r w:rsidRPr="00B549C1">
              <w:rPr>
                <w:rFonts w:asciiTheme="minorHAnsi" w:hAnsiTheme="minorHAnsi" w:cstheme="minorHAnsi"/>
                <w:i/>
              </w:rPr>
              <w:t xml:space="preserve">Internationalization </w:t>
            </w:r>
          </w:p>
          <w:p w14:paraId="76261644" w14:textId="77777777" w:rsidR="004442DB" w:rsidRPr="00B549C1" w:rsidRDefault="004442DB" w:rsidP="00772E7D">
            <w:pPr>
              <w:numPr>
                <w:ilvl w:val="0"/>
                <w:numId w:val="24"/>
              </w:numPr>
              <w:tabs>
                <w:tab w:val="clear" w:pos="9360"/>
              </w:tabs>
              <w:rPr>
                <w:rFonts w:asciiTheme="minorHAnsi" w:hAnsiTheme="minorHAnsi" w:cstheme="minorHAnsi"/>
                <w:i/>
              </w:rPr>
            </w:pPr>
            <w:r w:rsidRPr="00B549C1">
              <w:rPr>
                <w:rFonts w:asciiTheme="minorHAnsi" w:hAnsiTheme="minorHAnsi" w:cstheme="minorHAnsi"/>
                <w:i/>
              </w:rPr>
              <w:t xml:space="preserve">Support Multilingual </w:t>
            </w:r>
          </w:p>
          <w:p w14:paraId="76261645" w14:textId="77777777" w:rsidR="004442DB" w:rsidRPr="00B549C1" w:rsidRDefault="004442DB" w:rsidP="00772E7D">
            <w:pPr>
              <w:numPr>
                <w:ilvl w:val="0"/>
                <w:numId w:val="24"/>
              </w:numPr>
              <w:tabs>
                <w:tab w:val="clear" w:pos="9360"/>
              </w:tabs>
              <w:rPr>
                <w:rFonts w:asciiTheme="minorHAnsi" w:hAnsiTheme="minorHAnsi" w:cstheme="minorHAnsi"/>
                <w:i/>
              </w:rPr>
            </w:pPr>
            <w:r w:rsidRPr="00B549C1">
              <w:rPr>
                <w:rFonts w:asciiTheme="minorHAnsi" w:hAnsiTheme="minorHAnsi" w:cstheme="minorHAnsi"/>
                <w:i/>
              </w:rPr>
              <w:t>Backup and Recovery Controls</w:t>
            </w:r>
          </w:p>
          <w:p w14:paraId="76261646" w14:textId="77777777" w:rsidR="004442DB" w:rsidRPr="00B549C1" w:rsidRDefault="004442DB" w:rsidP="00772E7D">
            <w:pPr>
              <w:numPr>
                <w:ilvl w:val="0"/>
                <w:numId w:val="24"/>
              </w:numPr>
              <w:tabs>
                <w:tab w:val="clear" w:pos="9360"/>
              </w:tabs>
              <w:rPr>
                <w:rFonts w:asciiTheme="minorHAnsi" w:hAnsiTheme="minorHAnsi" w:cstheme="minorHAnsi"/>
                <w:i/>
              </w:rPr>
            </w:pPr>
            <w:r w:rsidRPr="00B549C1">
              <w:rPr>
                <w:rFonts w:asciiTheme="minorHAnsi" w:hAnsiTheme="minorHAnsi" w:cstheme="minorHAnsi"/>
                <w:i/>
              </w:rPr>
              <w:lastRenderedPageBreak/>
              <w:t>Job Scheduling Controls</w:t>
            </w:r>
          </w:p>
          <w:p w14:paraId="76261647" w14:textId="77777777" w:rsidR="004442DB" w:rsidRPr="00B549C1" w:rsidRDefault="004442DB" w:rsidP="00772E7D">
            <w:pPr>
              <w:numPr>
                <w:ilvl w:val="0"/>
                <w:numId w:val="24"/>
              </w:numPr>
              <w:tabs>
                <w:tab w:val="clear" w:pos="9360"/>
              </w:tabs>
              <w:rPr>
                <w:rFonts w:asciiTheme="minorHAnsi" w:hAnsiTheme="minorHAnsi" w:cstheme="minorHAnsi"/>
                <w:i/>
              </w:rPr>
            </w:pPr>
            <w:r w:rsidRPr="00B549C1">
              <w:rPr>
                <w:rFonts w:asciiTheme="minorHAnsi" w:hAnsiTheme="minorHAnsi" w:cstheme="minorHAnsi"/>
                <w:i/>
              </w:rPr>
              <w:t>SLA Requirements</w:t>
            </w:r>
          </w:p>
          <w:p w14:paraId="76261648" w14:textId="77777777" w:rsidR="004442DB" w:rsidRPr="00B549C1" w:rsidRDefault="004442DB" w:rsidP="00772E7D">
            <w:pPr>
              <w:numPr>
                <w:ilvl w:val="0"/>
                <w:numId w:val="24"/>
              </w:numPr>
              <w:tabs>
                <w:tab w:val="clear" w:pos="9360"/>
              </w:tabs>
              <w:rPr>
                <w:rFonts w:asciiTheme="minorHAnsi" w:hAnsiTheme="minorHAnsi" w:cstheme="minorHAnsi"/>
                <w:i/>
              </w:rPr>
            </w:pPr>
            <w:r w:rsidRPr="00B549C1">
              <w:rPr>
                <w:rFonts w:asciiTheme="minorHAnsi" w:hAnsiTheme="minorHAnsi" w:cstheme="minorHAnsi"/>
                <w:i/>
              </w:rPr>
              <w:t xml:space="preserve">Standard Operational </w:t>
            </w:r>
          </w:p>
          <w:p w14:paraId="76261649" w14:textId="77777777" w:rsidR="004442DB" w:rsidRPr="00B549C1" w:rsidRDefault="004442DB" w:rsidP="00772E7D">
            <w:pPr>
              <w:numPr>
                <w:ilvl w:val="0"/>
                <w:numId w:val="24"/>
              </w:numPr>
              <w:tabs>
                <w:tab w:val="clear" w:pos="9360"/>
              </w:tabs>
              <w:rPr>
                <w:rFonts w:asciiTheme="minorHAnsi" w:hAnsiTheme="minorHAnsi" w:cstheme="minorHAnsi"/>
                <w:i/>
              </w:rPr>
            </w:pPr>
            <w:r w:rsidRPr="00B549C1">
              <w:rPr>
                <w:rFonts w:asciiTheme="minorHAnsi" w:hAnsiTheme="minorHAnsi" w:cstheme="minorHAnsi"/>
                <w:i/>
              </w:rPr>
              <w:t>Provide Basic Troubleshooting GUI</w:t>
            </w:r>
          </w:p>
        </w:tc>
        <w:tc>
          <w:tcPr>
            <w:tcW w:w="5850" w:type="dxa"/>
          </w:tcPr>
          <w:p w14:paraId="7626164A" w14:textId="77777777" w:rsidR="00F01E17" w:rsidRPr="00F01E17" w:rsidRDefault="00F01E17" w:rsidP="00F01E17">
            <w:pPr>
              <w:tabs>
                <w:tab w:val="clear" w:pos="9360"/>
              </w:tabs>
              <w:rPr>
                <w:rFonts w:asciiTheme="minorHAnsi" w:hAnsiTheme="minorHAnsi" w:cstheme="minorHAnsi"/>
              </w:rPr>
            </w:pPr>
            <w:r>
              <w:rPr>
                <w:rFonts w:asciiTheme="minorHAnsi" w:hAnsiTheme="minorHAnsi" w:cstheme="minorHAnsi"/>
              </w:rPr>
              <w:lastRenderedPageBreak/>
              <w:t>Enterprise Requirements</w:t>
            </w:r>
          </w:p>
          <w:p w14:paraId="7626164B" w14:textId="77777777" w:rsidR="004442DB" w:rsidRDefault="00AC166A" w:rsidP="00772E7D">
            <w:pPr>
              <w:pStyle w:val="ListParagraph"/>
              <w:numPr>
                <w:ilvl w:val="0"/>
                <w:numId w:val="35"/>
              </w:numPr>
              <w:tabs>
                <w:tab w:val="clear" w:pos="9360"/>
              </w:tabs>
              <w:rPr>
                <w:rFonts w:asciiTheme="minorHAnsi" w:hAnsiTheme="minorHAnsi" w:cstheme="minorHAnsi"/>
              </w:rPr>
            </w:pPr>
            <w:r>
              <w:rPr>
                <w:rFonts w:asciiTheme="minorHAnsi" w:hAnsiTheme="minorHAnsi" w:cstheme="minorHAnsi"/>
              </w:rPr>
              <w:t>TBD</w:t>
            </w:r>
          </w:p>
          <w:p w14:paraId="7626164C" w14:textId="77777777" w:rsidR="002F71A5" w:rsidRDefault="00AC166A" w:rsidP="00772E7D">
            <w:pPr>
              <w:pStyle w:val="ListParagraph"/>
              <w:numPr>
                <w:ilvl w:val="0"/>
                <w:numId w:val="35"/>
              </w:numPr>
              <w:tabs>
                <w:tab w:val="clear" w:pos="9360"/>
              </w:tabs>
              <w:rPr>
                <w:rFonts w:asciiTheme="minorHAnsi" w:hAnsiTheme="minorHAnsi" w:cstheme="minorHAnsi"/>
              </w:rPr>
            </w:pPr>
            <w:r>
              <w:rPr>
                <w:rFonts w:asciiTheme="minorHAnsi" w:hAnsiTheme="minorHAnsi" w:cstheme="minorHAnsi"/>
              </w:rPr>
              <w:t>Required – Dallas and Chi</w:t>
            </w:r>
            <w:r w:rsidR="008B09AF">
              <w:rPr>
                <w:rFonts w:asciiTheme="minorHAnsi" w:hAnsiTheme="minorHAnsi" w:cstheme="minorHAnsi"/>
              </w:rPr>
              <w:t>cago</w:t>
            </w:r>
            <w:r w:rsidR="004C5EE4">
              <w:rPr>
                <w:rFonts w:asciiTheme="minorHAnsi" w:hAnsiTheme="minorHAnsi" w:cstheme="minorHAnsi"/>
              </w:rPr>
              <w:t xml:space="preserve"> operational in active-</w:t>
            </w:r>
            <w:r>
              <w:rPr>
                <w:rFonts w:asciiTheme="minorHAnsi" w:hAnsiTheme="minorHAnsi" w:cstheme="minorHAnsi"/>
              </w:rPr>
              <w:t xml:space="preserve"> act</w:t>
            </w:r>
            <w:r w:rsidR="00236713">
              <w:rPr>
                <w:rFonts w:asciiTheme="minorHAnsi" w:hAnsiTheme="minorHAnsi" w:cstheme="minorHAnsi"/>
              </w:rPr>
              <w:t>ive</w:t>
            </w:r>
            <w:r>
              <w:rPr>
                <w:rFonts w:asciiTheme="minorHAnsi" w:hAnsiTheme="minorHAnsi" w:cstheme="minorHAnsi"/>
              </w:rPr>
              <w:t>, networks set up to pull files from each location</w:t>
            </w:r>
          </w:p>
          <w:p w14:paraId="7626164D" w14:textId="77777777" w:rsidR="002F71A5" w:rsidRDefault="002F71A5" w:rsidP="00772E7D">
            <w:pPr>
              <w:pStyle w:val="ListParagraph"/>
              <w:numPr>
                <w:ilvl w:val="0"/>
                <w:numId w:val="35"/>
              </w:numPr>
              <w:tabs>
                <w:tab w:val="clear" w:pos="9360"/>
              </w:tabs>
              <w:rPr>
                <w:rFonts w:asciiTheme="minorHAnsi" w:hAnsiTheme="minorHAnsi" w:cstheme="minorHAnsi"/>
              </w:rPr>
            </w:pPr>
            <w:r>
              <w:rPr>
                <w:rFonts w:asciiTheme="minorHAnsi" w:hAnsiTheme="minorHAnsi" w:cstheme="minorHAnsi"/>
              </w:rPr>
              <w:t>Business as usual</w:t>
            </w:r>
          </w:p>
          <w:p w14:paraId="7626164E" w14:textId="77777777" w:rsidR="002F71A5" w:rsidRDefault="002F71A5" w:rsidP="00772E7D">
            <w:pPr>
              <w:pStyle w:val="ListParagraph"/>
              <w:numPr>
                <w:ilvl w:val="0"/>
                <w:numId w:val="35"/>
              </w:numPr>
              <w:tabs>
                <w:tab w:val="clear" w:pos="9360"/>
              </w:tabs>
              <w:rPr>
                <w:rFonts w:asciiTheme="minorHAnsi" w:hAnsiTheme="minorHAnsi" w:cstheme="minorHAnsi"/>
              </w:rPr>
            </w:pPr>
            <w:r>
              <w:rPr>
                <w:rFonts w:asciiTheme="minorHAnsi" w:hAnsiTheme="minorHAnsi" w:cstheme="minorHAnsi"/>
              </w:rPr>
              <w:t>Business as usual</w:t>
            </w:r>
          </w:p>
          <w:p w14:paraId="7626164F" w14:textId="77777777" w:rsidR="002F71A5" w:rsidRDefault="002F71A5" w:rsidP="00772E7D">
            <w:pPr>
              <w:pStyle w:val="ListParagraph"/>
              <w:numPr>
                <w:ilvl w:val="0"/>
                <w:numId w:val="35"/>
              </w:numPr>
              <w:tabs>
                <w:tab w:val="clear" w:pos="9360"/>
              </w:tabs>
              <w:rPr>
                <w:rFonts w:asciiTheme="minorHAnsi" w:hAnsiTheme="minorHAnsi" w:cstheme="minorHAnsi"/>
              </w:rPr>
            </w:pPr>
            <w:r>
              <w:rPr>
                <w:rFonts w:asciiTheme="minorHAnsi" w:hAnsiTheme="minorHAnsi" w:cstheme="minorHAnsi"/>
              </w:rPr>
              <w:t>Business as usual</w:t>
            </w:r>
          </w:p>
          <w:p w14:paraId="76261650" w14:textId="77777777" w:rsidR="002F71A5" w:rsidRDefault="00CB007D" w:rsidP="00772E7D">
            <w:pPr>
              <w:pStyle w:val="ListParagraph"/>
              <w:numPr>
                <w:ilvl w:val="0"/>
                <w:numId w:val="35"/>
              </w:numPr>
              <w:tabs>
                <w:tab w:val="clear" w:pos="9360"/>
              </w:tabs>
              <w:rPr>
                <w:rFonts w:asciiTheme="minorHAnsi" w:hAnsiTheme="minorHAnsi" w:cstheme="minorHAnsi"/>
              </w:rPr>
            </w:pPr>
            <w:r>
              <w:rPr>
                <w:rFonts w:asciiTheme="minorHAnsi" w:hAnsiTheme="minorHAnsi" w:cstheme="minorHAnsi"/>
              </w:rPr>
              <w:t>Not Required</w:t>
            </w:r>
          </w:p>
          <w:p w14:paraId="76261651" w14:textId="77777777" w:rsidR="002F71A5" w:rsidRDefault="002F71A5" w:rsidP="00772E7D">
            <w:pPr>
              <w:pStyle w:val="ListParagraph"/>
              <w:numPr>
                <w:ilvl w:val="0"/>
                <w:numId w:val="35"/>
              </w:numPr>
              <w:tabs>
                <w:tab w:val="clear" w:pos="9360"/>
              </w:tabs>
              <w:rPr>
                <w:rFonts w:asciiTheme="minorHAnsi" w:hAnsiTheme="minorHAnsi" w:cstheme="minorHAnsi"/>
              </w:rPr>
            </w:pPr>
            <w:r>
              <w:rPr>
                <w:rFonts w:asciiTheme="minorHAnsi" w:hAnsiTheme="minorHAnsi" w:cstheme="minorHAnsi"/>
              </w:rPr>
              <w:t>Business as usual</w:t>
            </w:r>
          </w:p>
          <w:p w14:paraId="76261652" w14:textId="77777777" w:rsidR="002F71A5" w:rsidRDefault="002F71A5" w:rsidP="00772E7D">
            <w:pPr>
              <w:pStyle w:val="ListParagraph"/>
              <w:numPr>
                <w:ilvl w:val="0"/>
                <w:numId w:val="35"/>
              </w:numPr>
              <w:tabs>
                <w:tab w:val="clear" w:pos="9360"/>
              </w:tabs>
              <w:rPr>
                <w:rFonts w:asciiTheme="minorHAnsi" w:hAnsiTheme="minorHAnsi" w:cstheme="minorHAnsi"/>
              </w:rPr>
            </w:pPr>
            <w:r>
              <w:rPr>
                <w:rFonts w:asciiTheme="minorHAnsi" w:hAnsiTheme="minorHAnsi" w:cstheme="minorHAnsi"/>
              </w:rPr>
              <w:lastRenderedPageBreak/>
              <w:t>Business as usual</w:t>
            </w:r>
          </w:p>
          <w:p w14:paraId="76261653" w14:textId="77777777" w:rsidR="002F71A5" w:rsidRDefault="002F71A5" w:rsidP="00772E7D">
            <w:pPr>
              <w:pStyle w:val="ListParagraph"/>
              <w:numPr>
                <w:ilvl w:val="0"/>
                <w:numId w:val="35"/>
              </w:numPr>
              <w:tabs>
                <w:tab w:val="clear" w:pos="9360"/>
              </w:tabs>
              <w:rPr>
                <w:rFonts w:asciiTheme="minorHAnsi" w:hAnsiTheme="minorHAnsi" w:cstheme="minorHAnsi"/>
              </w:rPr>
            </w:pPr>
            <w:r>
              <w:rPr>
                <w:rFonts w:asciiTheme="minorHAnsi" w:hAnsiTheme="minorHAnsi" w:cstheme="minorHAnsi"/>
              </w:rPr>
              <w:t>Business as usual</w:t>
            </w:r>
          </w:p>
          <w:p w14:paraId="76261654" w14:textId="77777777" w:rsidR="002F71A5" w:rsidRDefault="002F71A5" w:rsidP="00772E7D">
            <w:pPr>
              <w:pStyle w:val="ListParagraph"/>
              <w:numPr>
                <w:ilvl w:val="0"/>
                <w:numId w:val="35"/>
              </w:numPr>
              <w:tabs>
                <w:tab w:val="clear" w:pos="9360"/>
              </w:tabs>
              <w:rPr>
                <w:rFonts w:asciiTheme="minorHAnsi" w:hAnsiTheme="minorHAnsi" w:cstheme="minorHAnsi"/>
              </w:rPr>
            </w:pPr>
            <w:r>
              <w:rPr>
                <w:rFonts w:asciiTheme="minorHAnsi" w:hAnsiTheme="minorHAnsi" w:cstheme="minorHAnsi"/>
              </w:rPr>
              <w:t>Business as usual</w:t>
            </w:r>
          </w:p>
          <w:p w14:paraId="76261655" w14:textId="77777777" w:rsidR="002F71A5" w:rsidRPr="002F71A5" w:rsidRDefault="0099053B" w:rsidP="00772E7D">
            <w:pPr>
              <w:pStyle w:val="ListParagraph"/>
              <w:numPr>
                <w:ilvl w:val="0"/>
                <w:numId w:val="35"/>
              </w:numPr>
              <w:tabs>
                <w:tab w:val="clear" w:pos="9360"/>
              </w:tabs>
              <w:rPr>
                <w:rFonts w:asciiTheme="minorHAnsi" w:hAnsiTheme="minorHAnsi" w:cstheme="minorHAnsi"/>
              </w:rPr>
            </w:pPr>
            <w:r>
              <w:rPr>
                <w:rFonts w:asciiTheme="minorHAnsi" w:hAnsiTheme="minorHAnsi" w:cstheme="minorHAnsi"/>
              </w:rPr>
              <w:t>Business as usual</w:t>
            </w:r>
          </w:p>
        </w:tc>
      </w:tr>
      <w:tr w:rsidR="00236713" w:rsidRPr="00B549C1" w14:paraId="76261661" w14:textId="77777777" w:rsidTr="00CB7F74">
        <w:tc>
          <w:tcPr>
            <w:tcW w:w="540" w:type="dxa"/>
          </w:tcPr>
          <w:p w14:paraId="76261657" w14:textId="77777777" w:rsidR="004442DB" w:rsidRPr="007C11A7" w:rsidRDefault="004442DB" w:rsidP="00CB7F74">
            <w:pPr>
              <w:pStyle w:val="ListParagraph"/>
              <w:numPr>
                <w:ilvl w:val="0"/>
                <w:numId w:val="36"/>
              </w:numPr>
              <w:tabs>
                <w:tab w:val="clear" w:pos="9360"/>
              </w:tabs>
              <w:jc w:val="center"/>
              <w:rPr>
                <w:rFonts w:asciiTheme="minorHAnsi" w:hAnsiTheme="minorHAnsi" w:cstheme="minorHAnsi"/>
              </w:rPr>
            </w:pPr>
          </w:p>
        </w:tc>
        <w:tc>
          <w:tcPr>
            <w:tcW w:w="3510" w:type="dxa"/>
          </w:tcPr>
          <w:p w14:paraId="76261658" w14:textId="77777777" w:rsidR="004442DB" w:rsidRPr="00B549C1" w:rsidRDefault="004442DB" w:rsidP="00B25FA9">
            <w:pPr>
              <w:tabs>
                <w:tab w:val="clear" w:pos="9360"/>
              </w:tabs>
              <w:rPr>
                <w:rFonts w:asciiTheme="minorHAnsi" w:hAnsiTheme="minorHAnsi" w:cstheme="minorHAnsi"/>
                <w:i/>
              </w:rPr>
            </w:pPr>
            <w:r w:rsidRPr="00B549C1">
              <w:rPr>
                <w:rFonts w:asciiTheme="minorHAnsi" w:hAnsiTheme="minorHAnsi" w:cstheme="minorHAnsi"/>
                <w:i/>
              </w:rPr>
              <w:t>Billing</w:t>
            </w:r>
          </w:p>
          <w:p w14:paraId="76261659" w14:textId="77777777" w:rsidR="004442DB" w:rsidRPr="00B549C1" w:rsidRDefault="004442DB" w:rsidP="00772E7D">
            <w:pPr>
              <w:numPr>
                <w:ilvl w:val="0"/>
                <w:numId w:val="25"/>
              </w:numPr>
              <w:tabs>
                <w:tab w:val="clear" w:pos="9360"/>
              </w:tabs>
              <w:rPr>
                <w:rFonts w:asciiTheme="minorHAnsi" w:hAnsiTheme="minorHAnsi" w:cstheme="minorHAnsi"/>
                <w:i/>
              </w:rPr>
            </w:pPr>
            <w:r w:rsidRPr="00B549C1">
              <w:rPr>
                <w:rFonts w:asciiTheme="minorHAnsi" w:hAnsiTheme="minorHAnsi" w:cstheme="minorHAnsi"/>
                <w:i/>
              </w:rPr>
              <w:t xml:space="preserve">Financial Billing </w:t>
            </w:r>
          </w:p>
          <w:p w14:paraId="7626165A" w14:textId="77777777" w:rsidR="004442DB" w:rsidRPr="00B549C1" w:rsidRDefault="004442DB" w:rsidP="00772E7D">
            <w:pPr>
              <w:numPr>
                <w:ilvl w:val="0"/>
                <w:numId w:val="25"/>
              </w:numPr>
              <w:tabs>
                <w:tab w:val="clear" w:pos="9360"/>
              </w:tabs>
              <w:rPr>
                <w:rFonts w:asciiTheme="minorHAnsi" w:hAnsiTheme="minorHAnsi" w:cstheme="minorHAnsi"/>
                <w:i/>
              </w:rPr>
            </w:pPr>
            <w:r w:rsidRPr="00B549C1">
              <w:rPr>
                <w:rFonts w:asciiTheme="minorHAnsi" w:hAnsiTheme="minorHAnsi" w:cstheme="minorHAnsi"/>
                <w:i/>
              </w:rPr>
              <w:t xml:space="preserve">Billing Support </w:t>
            </w:r>
          </w:p>
          <w:p w14:paraId="7626165B" w14:textId="77777777" w:rsidR="004442DB" w:rsidRPr="00B549C1" w:rsidRDefault="004442DB" w:rsidP="00772E7D">
            <w:pPr>
              <w:numPr>
                <w:ilvl w:val="0"/>
                <w:numId w:val="25"/>
              </w:numPr>
              <w:tabs>
                <w:tab w:val="clear" w:pos="9360"/>
              </w:tabs>
              <w:rPr>
                <w:rFonts w:asciiTheme="minorHAnsi" w:hAnsiTheme="minorHAnsi" w:cstheme="minorHAnsi"/>
                <w:i/>
              </w:rPr>
            </w:pPr>
            <w:r w:rsidRPr="00B549C1">
              <w:rPr>
                <w:rFonts w:asciiTheme="minorHAnsi" w:hAnsiTheme="minorHAnsi" w:cstheme="minorHAnsi"/>
                <w:i/>
              </w:rPr>
              <w:t>Billing Data Retention</w:t>
            </w:r>
          </w:p>
          <w:p w14:paraId="7626165C" w14:textId="77777777" w:rsidR="004442DB" w:rsidRPr="00B549C1" w:rsidRDefault="004442DB" w:rsidP="00772E7D">
            <w:pPr>
              <w:numPr>
                <w:ilvl w:val="0"/>
                <w:numId w:val="25"/>
              </w:numPr>
              <w:tabs>
                <w:tab w:val="clear" w:pos="9360"/>
              </w:tabs>
              <w:rPr>
                <w:rFonts w:asciiTheme="minorHAnsi" w:hAnsiTheme="minorHAnsi" w:cstheme="minorHAnsi"/>
                <w:i/>
              </w:rPr>
            </w:pPr>
            <w:r w:rsidRPr="00B549C1">
              <w:rPr>
                <w:rFonts w:asciiTheme="minorHAnsi" w:hAnsiTheme="minorHAnsi" w:cstheme="minorHAnsi"/>
                <w:i/>
              </w:rPr>
              <w:t>Billable Elements (aka INVARs)</w:t>
            </w:r>
          </w:p>
          <w:p w14:paraId="7626165D" w14:textId="77777777" w:rsidR="004442DB" w:rsidRPr="00B549C1" w:rsidRDefault="004442DB" w:rsidP="00772E7D">
            <w:pPr>
              <w:numPr>
                <w:ilvl w:val="0"/>
                <w:numId w:val="25"/>
              </w:numPr>
              <w:tabs>
                <w:tab w:val="clear" w:pos="9360"/>
              </w:tabs>
              <w:rPr>
                <w:rFonts w:asciiTheme="minorHAnsi" w:hAnsiTheme="minorHAnsi" w:cstheme="minorHAnsi"/>
                <w:i/>
              </w:rPr>
            </w:pPr>
            <w:r w:rsidRPr="00B549C1">
              <w:rPr>
                <w:rFonts w:asciiTheme="minorHAnsi" w:hAnsiTheme="minorHAnsi" w:cstheme="minorHAnsi"/>
                <w:i/>
              </w:rPr>
              <w:t>Interim Billing Requirements (Pre-Automation)</w:t>
            </w:r>
          </w:p>
        </w:tc>
        <w:tc>
          <w:tcPr>
            <w:tcW w:w="5850" w:type="dxa"/>
          </w:tcPr>
          <w:p w14:paraId="7626165E" w14:textId="77777777" w:rsidR="00F01E17" w:rsidRDefault="00F01E17" w:rsidP="00F01E17">
            <w:pPr>
              <w:tabs>
                <w:tab w:val="clear" w:pos="9360"/>
              </w:tabs>
              <w:rPr>
                <w:rFonts w:asciiTheme="minorHAnsi" w:hAnsiTheme="minorHAnsi" w:cstheme="minorHAnsi"/>
              </w:rPr>
            </w:pPr>
            <w:r>
              <w:rPr>
                <w:rFonts w:asciiTheme="minorHAnsi" w:hAnsiTheme="minorHAnsi" w:cstheme="minorHAnsi"/>
              </w:rPr>
              <w:t>Billing Requirements</w:t>
            </w:r>
          </w:p>
          <w:p w14:paraId="7626165F" w14:textId="77777777" w:rsidR="0099053B" w:rsidRDefault="00236713" w:rsidP="00236713">
            <w:pPr>
              <w:tabs>
                <w:tab w:val="clear" w:pos="9360"/>
              </w:tabs>
              <w:ind w:left="360"/>
              <w:rPr>
                <w:rFonts w:asciiTheme="minorHAnsi" w:hAnsiTheme="minorHAnsi" w:cstheme="minorHAnsi"/>
              </w:rPr>
            </w:pPr>
            <w:r>
              <w:rPr>
                <w:rFonts w:asciiTheme="minorHAnsi" w:hAnsiTheme="minorHAnsi" w:cstheme="minorHAnsi"/>
              </w:rPr>
              <w:t>There is no impact to Billing as it is the responsibility of Visibility Services.</w:t>
            </w:r>
          </w:p>
          <w:p w14:paraId="76261660" w14:textId="77777777" w:rsidR="00236713" w:rsidRPr="00236713" w:rsidRDefault="00236713" w:rsidP="00236713">
            <w:pPr>
              <w:tabs>
                <w:tab w:val="clear" w:pos="9360"/>
              </w:tabs>
              <w:ind w:left="360"/>
              <w:rPr>
                <w:rFonts w:asciiTheme="minorHAnsi" w:hAnsiTheme="minorHAnsi" w:cstheme="minorHAnsi"/>
              </w:rPr>
            </w:pPr>
          </w:p>
        </w:tc>
      </w:tr>
      <w:tr w:rsidR="00236713" w:rsidRPr="00B549C1" w14:paraId="7626166D" w14:textId="77777777" w:rsidTr="00CB7F74">
        <w:tc>
          <w:tcPr>
            <w:tcW w:w="540" w:type="dxa"/>
          </w:tcPr>
          <w:p w14:paraId="76261662" w14:textId="77777777" w:rsidR="004442DB" w:rsidRPr="007C11A7" w:rsidRDefault="004442DB" w:rsidP="00CB7F74">
            <w:pPr>
              <w:pStyle w:val="ListParagraph"/>
              <w:numPr>
                <w:ilvl w:val="0"/>
                <w:numId w:val="36"/>
              </w:numPr>
              <w:tabs>
                <w:tab w:val="clear" w:pos="9360"/>
              </w:tabs>
              <w:jc w:val="center"/>
              <w:rPr>
                <w:rFonts w:asciiTheme="minorHAnsi" w:hAnsiTheme="minorHAnsi" w:cstheme="minorHAnsi"/>
              </w:rPr>
            </w:pPr>
          </w:p>
        </w:tc>
        <w:tc>
          <w:tcPr>
            <w:tcW w:w="3510" w:type="dxa"/>
          </w:tcPr>
          <w:p w14:paraId="76261663" w14:textId="77777777" w:rsidR="004442DB" w:rsidRPr="00B549C1" w:rsidRDefault="004442DB" w:rsidP="00B25FA9">
            <w:pPr>
              <w:tabs>
                <w:tab w:val="clear" w:pos="9360"/>
              </w:tabs>
              <w:rPr>
                <w:rFonts w:asciiTheme="minorHAnsi" w:hAnsiTheme="minorHAnsi" w:cstheme="minorHAnsi"/>
                <w:i/>
              </w:rPr>
            </w:pPr>
            <w:r w:rsidRPr="00B549C1">
              <w:rPr>
                <w:rFonts w:asciiTheme="minorHAnsi" w:hAnsiTheme="minorHAnsi" w:cstheme="minorHAnsi"/>
                <w:i/>
              </w:rPr>
              <w:t>Revenue Assurance</w:t>
            </w:r>
          </w:p>
          <w:p w14:paraId="76261664" w14:textId="77777777" w:rsidR="004442DB" w:rsidRPr="00B549C1" w:rsidRDefault="004442DB" w:rsidP="00772E7D">
            <w:pPr>
              <w:numPr>
                <w:ilvl w:val="0"/>
                <w:numId w:val="26"/>
              </w:numPr>
              <w:tabs>
                <w:tab w:val="clear" w:pos="9360"/>
              </w:tabs>
              <w:rPr>
                <w:rFonts w:asciiTheme="minorHAnsi" w:hAnsiTheme="minorHAnsi" w:cstheme="minorHAnsi"/>
                <w:i/>
              </w:rPr>
            </w:pPr>
            <w:r w:rsidRPr="00B549C1">
              <w:rPr>
                <w:rFonts w:asciiTheme="minorHAnsi" w:hAnsiTheme="minorHAnsi" w:cstheme="minorHAnsi"/>
                <w:i/>
              </w:rPr>
              <w:t>Reconcile Production data to summarized Billing data</w:t>
            </w:r>
          </w:p>
          <w:p w14:paraId="76261665" w14:textId="77777777" w:rsidR="004442DB" w:rsidRPr="00B549C1" w:rsidRDefault="004442DB" w:rsidP="00772E7D">
            <w:pPr>
              <w:numPr>
                <w:ilvl w:val="0"/>
                <w:numId w:val="26"/>
              </w:numPr>
              <w:tabs>
                <w:tab w:val="clear" w:pos="9360"/>
              </w:tabs>
              <w:rPr>
                <w:rFonts w:asciiTheme="minorHAnsi" w:hAnsiTheme="minorHAnsi" w:cstheme="minorHAnsi"/>
                <w:i/>
              </w:rPr>
            </w:pPr>
            <w:r w:rsidRPr="00B549C1">
              <w:rPr>
                <w:rFonts w:asciiTheme="minorHAnsi" w:hAnsiTheme="minorHAnsi" w:cstheme="minorHAnsi"/>
                <w:i/>
              </w:rPr>
              <w:t>Reconcile Production data to other Interfaced Systems (Analyzer &amp; Accessibility)</w:t>
            </w:r>
          </w:p>
          <w:p w14:paraId="76261666" w14:textId="77777777" w:rsidR="004442DB" w:rsidRPr="00B549C1" w:rsidRDefault="004442DB" w:rsidP="00772E7D">
            <w:pPr>
              <w:numPr>
                <w:ilvl w:val="0"/>
                <w:numId w:val="26"/>
              </w:numPr>
              <w:tabs>
                <w:tab w:val="clear" w:pos="9360"/>
              </w:tabs>
              <w:rPr>
                <w:rFonts w:asciiTheme="minorHAnsi" w:hAnsiTheme="minorHAnsi" w:cstheme="minorHAnsi"/>
                <w:i/>
              </w:rPr>
            </w:pPr>
            <w:r w:rsidRPr="00B549C1">
              <w:rPr>
                <w:rFonts w:asciiTheme="minorHAnsi" w:hAnsiTheme="minorHAnsi" w:cstheme="minorHAnsi"/>
                <w:i/>
              </w:rPr>
              <w:t xml:space="preserve">Transaction Monitoring &amp; Alarming </w:t>
            </w:r>
          </w:p>
        </w:tc>
        <w:tc>
          <w:tcPr>
            <w:tcW w:w="5850" w:type="dxa"/>
          </w:tcPr>
          <w:p w14:paraId="76261667" w14:textId="77777777" w:rsidR="00236713" w:rsidRPr="00D743AE" w:rsidRDefault="00236713" w:rsidP="00236713">
            <w:pPr>
              <w:tabs>
                <w:tab w:val="clear" w:pos="9360"/>
              </w:tabs>
              <w:rPr>
                <w:rFonts w:asciiTheme="minorHAnsi" w:hAnsiTheme="minorHAnsi" w:cstheme="minorHAnsi"/>
              </w:rPr>
            </w:pPr>
            <w:r w:rsidRPr="00D743AE">
              <w:rPr>
                <w:rFonts w:asciiTheme="minorHAnsi" w:hAnsiTheme="minorHAnsi" w:cstheme="minorHAnsi"/>
              </w:rPr>
              <w:t>Revenue Assurance Requirements are not applicable.</w:t>
            </w:r>
          </w:p>
          <w:p w14:paraId="76261668" w14:textId="77777777" w:rsidR="00236713" w:rsidRPr="00D743AE" w:rsidRDefault="00236713" w:rsidP="00772E7D">
            <w:pPr>
              <w:pStyle w:val="ListParagraph"/>
              <w:numPr>
                <w:ilvl w:val="0"/>
                <w:numId w:val="44"/>
              </w:numPr>
              <w:tabs>
                <w:tab w:val="clear" w:pos="9360"/>
              </w:tabs>
              <w:rPr>
                <w:rFonts w:asciiTheme="minorHAnsi" w:hAnsiTheme="minorHAnsi" w:cstheme="minorHAnsi"/>
              </w:rPr>
            </w:pPr>
            <w:r w:rsidRPr="00D743AE">
              <w:rPr>
                <w:rFonts w:asciiTheme="minorHAnsi" w:hAnsiTheme="minorHAnsi" w:cstheme="minorHAnsi"/>
              </w:rPr>
              <w:t>Not Applicable</w:t>
            </w:r>
          </w:p>
          <w:p w14:paraId="76261669" w14:textId="77777777" w:rsidR="00236713" w:rsidRPr="00D743AE" w:rsidRDefault="00236713" w:rsidP="00772E7D">
            <w:pPr>
              <w:pStyle w:val="ListParagraph"/>
              <w:numPr>
                <w:ilvl w:val="0"/>
                <w:numId w:val="44"/>
              </w:numPr>
              <w:tabs>
                <w:tab w:val="clear" w:pos="9360"/>
              </w:tabs>
              <w:rPr>
                <w:rFonts w:asciiTheme="minorHAnsi" w:hAnsiTheme="minorHAnsi" w:cstheme="minorHAnsi"/>
              </w:rPr>
            </w:pPr>
            <w:r w:rsidRPr="00D743AE">
              <w:rPr>
                <w:rFonts w:asciiTheme="minorHAnsi" w:hAnsiTheme="minorHAnsi" w:cstheme="minorHAnsi"/>
              </w:rPr>
              <w:t>Not Applicable</w:t>
            </w:r>
          </w:p>
          <w:p w14:paraId="7626166A" w14:textId="77777777" w:rsidR="00236713" w:rsidRPr="00D743AE" w:rsidRDefault="00236713" w:rsidP="00772E7D">
            <w:pPr>
              <w:pStyle w:val="ListParagraph"/>
              <w:numPr>
                <w:ilvl w:val="0"/>
                <w:numId w:val="44"/>
              </w:numPr>
              <w:tabs>
                <w:tab w:val="clear" w:pos="9360"/>
              </w:tabs>
              <w:rPr>
                <w:rFonts w:asciiTheme="minorHAnsi" w:hAnsiTheme="minorHAnsi" w:cstheme="minorHAnsi"/>
              </w:rPr>
            </w:pPr>
            <w:r w:rsidRPr="00D743AE">
              <w:rPr>
                <w:rFonts w:asciiTheme="minorHAnsi" w:hAnsiTheme="minorHAnsi" w:cstheme="minorHAnsi"/>
              </w:rPr>
              <w:t>Not Applicable</w:t>
            </w:r>
          </w:p>
          <w:p w14:paraId="7626166B" w14:textId="77777777" w:rsidR="00236713" w:rsidRPr="00D743AE" w:rsidRDefault="00236713" w:rsidP="00236713">
            <w:pPr>
              <w:tabs>
                <w:tab w:val="clear" w:pos="9360"/>
              </w:tabs>
              <w:rPr>
                <w:rFonts w:asciiTheme="minorHAnsi" w:hAnsiTheme="minorHAnsi" w:cstheme="minorHAnsi"/>
              </w:rPr>
            </w:pPr>
          </w:p>
          <w:p w14:paraId="7626166C" w14:textId="77777777" w:rsidR="004442DB" w:rsidRPr="00D743AE" w:rsidRDefault="004442DB" w:rsidP="0099053B">
            <w:pPr>
              <w:pStyle w:val="ListParagraph"/>
              <w:numPr>
                <w:ilvl w:val="0"/>
                <w:numId w:val="0"/>
              </w:numPr>
              <w:tabs>
                <w:tab w:val="clear" w:pos="9360"/>
              </w:tabs>
              <w:ind w:left="720"/>
              <w:rPr>
                <w:rFonts w:asciiTheme="minorHAnsi" w:hAnsiTheme="minorHAnsi" w:cstheme="minorHAnsi"/>
              </w:rPr>
            </w:pPr>
          </w:p>
        </w:tc>
      </w:tr>
      <w:tr w:rsidR="00236713" w:rsidRPr="00B549C1" w14:paraId="76261675" w14:textId="77777777" w:rsidTr="00CB7F74">
        <w:tc>
          <w:tcPr>
            <w:tcW w:w="540" w:type="dxa"/>
          </w:tcPr>
          <w:p w14:paraId="7626166E" w14:textId="77777777" w:rsidR="004442DB" w:rsidRPr="007C11A7" w:rsidRDefault="004442DB" w:rsidP="00CB7F74">
            <w:pPr>
              <w:pStyle w:val="ListParagraph"/>
              <w:numPr>
                <w:ilvl w:val="0"/>
                <w:numId w:val="36"/>
              </w:numPr>
              <w:tabs>
                <w:tab w:val="clear" w:pos="9360"/>
              </w:tabs>
              <w:jc w:val="center"/>
              <w:rPr>
                <w:rFonts w:asciiTheme="minorHAnsi" w:hAnsiTheme="minorHAnsi" w:cstheme="minorHAnsi"/>
              </w:rPr>
            </w:pPr>
          </w:p>
        </w:tc>
        <w:tc>
          <w:tcPr>
            <w:tcW w:w="3510" w:type="dxa"/>
          </w:tcPr>
          <w:p w14:paraId="7626166F" w14:textId="77777777" w:rsidR="004442DB" w:rsidRPr="00B549C1" w:rsidRDefault="004442DB" w:rsidP="00B25FA9">
            <w:pPr>
              <w:tabs>
                <w:tab w:val="clear" w:pos="9360"/>
              </w:tabs>
              <w:rPr>
                <w:rFonts w:asciiTheme="minorHAnsi" w:hAnsiTheme="minorHAnsi" w:cstheme="minorHAnsi"/>
                <w:i/>
              </w:rPr>
            </w:pPr>
            <w:r w:rsidRPr="00B549C1">
              <w:rPr>
                <w:rFonts w:asciiTheme="minorHAnsi" w:hAnsiTheme="minorHAnsi" w:cstheme="minorHAnsi"/>
                <w:i/>
              </w:rPr>
              <w:t xml:space="preserve">Supplemental Reports </w:t>
            </w:r>
          </w:p>
          <w:p w14:paraId="76261670" w14:textId="77777777" w:rsidR="004442DB" w:rsidRPr="00B549C1" w:rsidRDefault="004442DB" w:rsidP="00772E7D">
            <w:pPr>
              <w:numPr>
                <w:ilvl w:val="0"/>
                <w:numId w:val="27"/>
              </w:numPr>
              <w:tabs>
                <w:tab w:val="clear" w:pos="9360"/>
              </w:tabs>
              <w:rPr>
                <w:rFonts w:asciiTheme="minorHAnsi" w:hAnsiTheme="minorHAnsi" w:cstheme="minorHAnsi"/>
                <w:i/>
              </w:rPr>
            </w:pPr>
            <w:r w:rsidRPr="00B549C1">
              <w:rPr>
                <w:rFonts w:asciiTheme="minorHAnsi" w:hAnsiTheme="minorHAnsi" w:cstheme="minorHAnsi"/>
                <w:i/>
              </w:rPr>
              <w:t xml:space="preserve">Reports </w:t>
            </w:r>
          </w:p>
          <w:p w14:paraId="76261671" w14:textId="77777777" w:rsidR="004442DB" w:rsidRPr="00B549C1" w:rsidRDefault="004442DB" w:rsidP="00772E7D">
            <w:pPr>
              <w:numPr>
                <w:ilvl w:val="0"/>
                <w:numId w:val="27"/>
              </w:numPr>
              <w:tabs>
                <w:tab w:val="clear" w:pos="9360"/>
              </w:tabs>
              <w:rPr>
                <w:rFonts w:asciiTheme="minorHAnsi" w:hAnsiTheme="minorHAnsi" w:cstheme="minorHAnsi"/>
                <w:i/>
              </w:rPr>
            </w:pPr>
            <w:r w:rsidRPr="00B549C1">
              <w:rPr>
                <w:rFonts w:asciiTheme="minorHAnsi" w:hAnsiTheme="minorHAnsi" w:cstheme="minorHAnsi"/>
                <w:i/>
              </w:rPr>
              <w:t>Report Validation Requirements</w:t>
            </w:r>
          </w:p>
        </w:tc>
        <w:tc>
          <w:tcPr>
            <w:tcW w:w="5850" w:type="dxa"/>
          </w:tcPr>
          <w:p w14:paraId="76261672" w14:textId="77777777" w:rsidR="00F01E17" w:rsidRPr="00F01E17" w:rsidRDefault="00F01E17" w:rsidP="00F01E17">
            <w:pPr>
              <w:tabs>
                <w:tab w:val="clear" w:pos="9360"/>
              </w:tabs>
              <w:rPr>
                <w:rFonts w:asciiTheme="minorHAnsi" w:hAnsiTheme="minorHAnsi" w:cstheme="minorHAnsi"/>
              </w:rPr>
            </w:pPr>
            <w:r w:rsidRPr="00F01E17">
              <w:rPr>
                <w:rFonts w:asciiTheme="minorHAnsi" w:hAnsiTheme="minorHAnsi" w:cstheme="minorHAnsi"/>
              </w:rPr>
              <w:t>Supplemental Reports</w:t>
            </w:r>
          </w:p>
          <w:p w14:paraId="76261673" w14:textId="77777777" w:rsidR="004442DB" w:rsidRDefault="004442DB" w:rsidP="00772E7D">
            <w:pPr>
              <w:pStyle w:val="ListParagraph"/>
              <w:numPr>
                <w:ilvl w:val="0"/>
                <w:numId w:val="45"/>
              </w:numPr>
              <w:tabs>
                <w:tab w:val="clear" w:pos="9360"/>
              </w:tabs>
              <w:rPr>
                <w:rFonts w:asciiTheme="minorHAnsi" w:hAnsiTheme="minorHAnsi" w:cstheme="minorHAnsi"/>
              </w:rPr>
            </w:pPr>
            <w:r w:rsidRPr="002F71A5">
              <w:rPr>
                <w:rFonts w:asciiTheme="minorHAnsi" w:hAnsiTheme="minorHAnsi" w:cstheme="minorHAnsi"/>
              </w:rPr>
              <w:t xml:space="preserve">Not applicable. No reports have been identified associated with this project. </w:t>
            </w:r>
          </w:p>
          <w:p w14:paraId="76261674" w14:textId="77777777" w:rsidR="002F71A5" w:rsidRPr="00DA7DC2" w:rsidRDefault="00236713" w:rsidP="00DA7DC2">
            <w:pPr>
              <w:pStyle w:val="ListParagraph"/>
              <w:numPr>
                <w:ilvl w:val="0"/>
                <w:numId w:val="45"/>
              </w:numPr>
              <w:tabs>
                <w:tab w:val="clear" w:pos="9360"/>
              </w:tabs>
              <w:rPr>
                <w:rFonts w:asciiTheme="minorHAnsi" w:hAnsiTheme="minorHAnsi" w:cstheme="minorHAnsi"/>
              </w:rPr>
            </w:pPr>
            <w:r w:rsidRPr="00F01E17">
              <w:rPr>
                <w:rFonts w:asciiTheme="minorHAnsi" w:hAnsiTheme="minorHAnsi" w:cstheme="minorHAnsi"/>
              </w:rPr>
              <w:t>Not Applicable</w:t>
            </w:r>
          </w:p>
        </w:tc>
      </w:tr>
      <w:tr w:rsidR="00236713" w:rsidRPr="00B549C1" w14:paraId="7626167F" w14:textId="77777777" w:rsidTr="00CB7F74">
        <w:tc>
          <w:tcPr>
            <w:tcW w:w="540" w:type="dxa"/>
          </w:tcPr>
          <w:p w14:paraId="76261676" w14:textId="77777777" w:rsidR="004442DB" w:rsidRPr="007C11A7" w:rsidRDefault="004442DB" w:rsidP="00CB7F74">
            <w:pPr>
              <w:pStyle w:val="ListParagraph"/>
              <w:numPr>
                <w:ilvl w:val="0"/>
                <w:numId w:val="36"/>
              </w:numPr>
              <w:tabs>
                <w:tab w:val="clear" w:pos="9360"/>
              </w:tabs>
              <w:jc w:val="center"/>
              <w:rPr>
                <w:rFonts w:asciiTheme="minorHAnsi" w:hAnsiTheme="minorHAnsi" w:cstheme="minorHAnsi"/>
              </w:rPr>
            </w:pPr>
          </w:p>
        </w:tc>
        <w:tc>
          <w:tcPr>
            <w:tcW w:w="3510" w:type="dxa"/>
          </w:tcPr>
          <w:p w14:paraId="76261677" w14:textId="77777777" w:rsidR="004442DB" w:rsidRPr="00B549C1" w:rsidRDefault="004442DB" w:rsidP="00B25FA9">
            <w:pPr>
              <w:tabs>
                <w:tab w:val="clear" w:pos="9360"/>
              </w:tabs>
              <w:rPr>
                <w:rFonts w:asciiTheme="minorHAnsi" w:hAnsiTheme="minorHAnsi" w:cstheme="minorHAnsi"/>
                <w:i/>
              </w:rPr>
            </w:pPr>
            <w:r w:rsidRPr="00B549C1">
              <w:rPr>
                <w:rFonts w:asciiTheme="minorHAnsi" w:hAnsiTheme="minorHAnsi" w:cstheme="minorHAnsi"/>
                <w:i/>
              </w:rPr>
              <w:t>Testing</w:t>
            </w:r>
          </w:p>
          <w:p w14:paraId="76261678" w14:textId="77777777" w:rsidR="004442DB" w:rsidRPr="00B549C1" w:rsidRDefault="004442DB" w:rsidP="00772E7D">
            <w:pPr>
              <w:numPr>
                <w:ilvl w:val="0"/>
                <w:numId w:val="28"/>
              </w:numPr>
              <w:tabs>
                <w:tab w:val="clear" w:pos="9360"/>
              </w:tabs>
              <w:rPr>
                <w:rFonts w:asciiTheme="minorHAnsi" w:hAnsiTheme="minorHAnsi" w:cstheme="minorHAnsi"/>
                <w:i/>
              </w:rPr>
            </w:pPr>
            <w:r w:rsidRPr="00B549C1">
              <w:rPr>
                <w:rFonts w:asciiTheme="minorHAnsi" w:hAnsiTheme="minorHAnsi" w:cstheme="minorHAnsi"/>
                <w:i/>
              </w:rPr>
              <w:t>Application Testing</w:t>
            </w:r>
          </w:p>
          <w:p w14:paraId="76261679" w14:textId="77777777" w:rsidR="004442DB" w:rsidRPr="00B549C1" w:rsidRDefault="004442DB" w:rsidP="00772E7D">
            <w:pPr>
              <w:numPr>
                <w:ilvl w:val="0"/>
                <w:numId w:val="28"/>
              </w:numPr>
              <w:tabs>
                <w:tab w:val="clear" w:pos="9360"/>
              </w:tabs>
              <w:rPr>
                <w:rFonts w:asciiTheme="minorHAnsi" w:hAnsiTheme="minorHAnsi" w:cstheme="minorHAnsi"/>
                <w:i/>
              </w:rPr>
            </w:pPr>
            <w:r w:rsidRPr="00B549C1">
              <w:rPr>
                <w:rFonts w:asciiTheme="minorHAnsi" w:hAnsiTheme="minorHAnsi" w:cstheme="minorHAnsi"/>
                <w:i/>
              </w:rPr>
              <w:t xml:space="preserve">Operational Testing </w:t>
            </w:r>
          </w:p>
          <w:p w14:paraId="7626167A" w14:textId="77777777" w:rsidR="004442DB" w:rsidRPr="00B549C1" w:rsidRDefault="004442DB" w:rsidP="00772E7D">
            <w:pPr>
              <w:numPr>
                <w:ilvl w:val="0"/>
                <w:numId w:val="28"/>
              </w:numPr>
              <w:tabs>
                <w:tab w:val="clear" w:pos="9360"/>
              </w:tabs>
              <w:rPr>
                <w:rFonts w:asciiTheme="minorHAnsi" w:hAnsiTheme="minorHAnsi" w:cstheme="minorHAnsi"/>
                <w:i/>
              </w:rPr>
            </w:pPr>
            <w:r w:rsidRPr="00B549C1">
              <w:rPr>
                <w:rFonts w:asciiTheme="minorHAnsi" w:hAnsiTheme="minorHAnsi" w:cstheme="minorHAnsi"/>
                <w:i/>
              </w:rPr>
              <w:t>Other (UAT, alpha, Beta, etc</w:t>
            </w:r>
            <w:r w:rsidR="00236713">
              <w:rPr>
                <w:rFonts w:asciiTheme="minorHAnsi" w:hAnsiTheme="minorHAnsi" w:cstheme="minorHAnsi"/>
                <w:i/>
              </w:rPr>
              <w:t>.</w:t>
            </w:r>
            <w:r w:rsidRPr="00B549C1">
              <w:rPr>
                <w:rFonts w:asciiTheme="minorHAnsi" w:hAnsiTheme="minorHAnsi" w:cstheme="minorHAnsi"/>
                <w:i/>
              </w:rPr>
              <w:t>)</w:t>
            </w:r>
          </w:p>
        </w:tc>
        <w:tc>
          <w:tcPr>
            <w:tcW w:w="5850" w:type="dxa"/>
          </w:tcPr>
          <w:p w14:paraId="7626167B" w14:textId="77777777" w:rsidR="00F01E17" w:rsidRPr="00D743AE" w:rsidRDefault="00F01E17" w:rsidP="00F01E17">
            <w:pPr>
              <w:tabs>
                <w:tab w:val="clear" w:pos="9360"/>
              </w:tabs>
              <w:rPr>
                <w:rFonts w:asciiTheme="minorHAnsi" w:hAnsiTheme="minorHAnsi" w:cstheme="minorHAnsi"/>
              </w:rPr>
            </w:pPr>
            <w:r w:rsidRPr="00D743AE">
              <w:rPr>
                <w:rFonts w:asciiTheme="minorHAnsi" w:hAnsiTheme="minorHAnsi" w:cstheme="minorHAnsi"/>
              </w:rPr>
              <w:t>Testing Requirements</w:t>
            </w:r>
          </w:p>
          <w:p w14:paraId="7626167C" w14:textId="77777777" w:rsidR="004442DB" w:rsidRPr="00D743AE" w:rsidRDefault="004442DB" w:rsidP="00772E7D">
            <w:pPr>
              <w:pStyle w:val="ListParagraph"/>
              <w:numPr>
                <w:ilvl w:val="0"/>
                <w:numId w:val="46"/>
              </w:numPr>
              <w:tabs>
                <w:tab w:val="clear" w:pos="9360"/>
              </w:tabs>
              <w:rPr>
                <w:rFonts w:asciiTheme="minorHAnsi" w:hAnsiTheme="minorHAnsi" w:cstheme="minorHAnsi"/>
              </w:rPr>
            </w:pPr>
            <w:r w:rsidRPr="00D743AE">
              <w:rPr>
                <w:rFonts w:asciiTheme="minorHAnsi" w:hAnsiTheme="minorHAnsi" w:cstheme="minorHAnsi"/>
              </w:rPr>
              <w:t xml:space="preserve">A System Test Plan shall be developed </w:t>
            </w:r>
          </w:p>
          <w:p w14:paraId="7626167D" w14:textId="77777777" w:rsidR="00236713" w:rsidRPr="00D743AE" w:rsidRDefault="00236713" w:rsidP="00772E7D">
            <w:pPr>
              <w:pStyle w:val="ListParagraph"/>
              <w:numPr>
                <w:ilvl w:val="0"/>
                <w:numId w:val="46"/>
              </w:numPr>
              <w:tabs>
                <w:tab w:val="clear" w:pos="9360"/>
              </w:tabs>
              <w:rPr>
                <w:rFonts w:asciiTheme="minorHAnsi" w:hAnsiTheme="minorHAnsi" w:cstheme="minorHAnsi"/>
              </w:rPr>
            </w:pPr>
            <w:r w:rsidRPr="00D743AE">
              <w:rPr>
                <w:rFonts w:asciiTheme="minorHAnsi" w:hAnsiTheme="minorHAnsi" w:cstheme="minorHAnsi"/>
              </w:rPr>
              <w:t>Not Applicable</w:t>
            </w:r>
          </w:p>
          <w:p w14:paraId="7626167E" w14:textId="77777777" w:rsidR="0099053B" w:rsidRPr="00DA7DC2" w:rsidRDefault="00236713" w:rsidP="0099053B">
            <w:pPr>
              <w:pStyle w:val="ListParagraph"/>
              <w:numPr>
                <w:ilvl w:val="0"/>
                <w:numId w:val="46"/>
              </w:numPr>
              <w:tabs>
                <w:tab w:val="clear" w:pos="9360"/>
              </w:tabs>
              <w:rPr>
                <w:rFonts w:asciiTheme="minorHAnsi" w:hAnsiTheme="minorHAnsi" w:cstheme="minorHAnsi"/>
              </w:rPr>
            </w:pPr>
            <w:r w:rsidRPr="00D743AE">
              <w:rPr>
                <w:rFonts w:asciiTheme="minorHAnsi" w:hAnsiTheme="minorHAnsi" w:cstheme="minorHAnsi"/>
              </w:rPr>
              <w:t>Not Applicable</w:t>
            </w:r>
          </w:p>
        </w:tc>
      </w:tr>
      <w:tr w:rsidR="00236713" w:rsidRPr="00B549C1" w14:paraId="7626168A" w14:textId="77777777" w:rsidTr="00CB7F74">
        <w:tc>
          <w:tcPr>
            <w:tcW w:w="540" w:type="dxa"/>
          </w:tcPr>
          <w:p w14:paraId="76261680" w14:textId="77777777" w:rsidR="004442DB" w:rsidRPr="007C11A7" w:rsidRDefault="004442DB" w:rsidP="00CB7F74">
            <w:pPr>
              <w:pStyle w:val="ListParagraph"/>
              <w:numPr>
                <w:ilvl w:val="0"/>
                <w:numId w:val="36"/>
              </w:numPr>
              <w:tabs>
                <w:tab w:val="clear" w:pos="9360"/>
              </w:tabs>
              <w:jc w:val="center"/>
              <w:rPr>
                <w:rFonts w:asciiTheme="minorHAnsi" w:hAnsiTheme="minorHAnsi" w:cstheme="minorHAnsi"/>
              </w:rPr>
            </w:pPr>
          </w:p>
        </w:tc>
        <w:tc>
          <w:tcPr>
            <w:tcW w:w="3510" w:type="dxa"/>
          </w:tcPr>
          <w:p w14:paraId="76261681" w14:textId="77777777" w:rsidR="004442DB" w:rsidRPr="00B549C1" w:rsidRDefault="004442DB" w:rsidP="00B25FA9">
            <w:pPr>
              <w:tabs>
                <w:tab w:val="clear" w:pos="9360"/>
              </w:tabs>
              <w:rPr>
                <w:rFonts w:asciiTheme="minorHAnsi" w:hAnsiTheme="minorHAnsi" w:cstheme="minorHAnsi"/>
                <w:i/>
              </w:rPr>
            </w:pPr>
            <w:r w:rsidRPr="00B549C1">
              <w:rPr>
                <w:rFonts w:asciiTheme="minorHAnsi" w:hAnsiTheme="minorHAnsi" w:cstheme="minorHAnsi"/>
                <w:i/>
              </w:rPr>
              <w:t>Documentation and Training</w:t>
            </w:r>
          </w:p>
          <w:p w14:paraId="76261682" w14:textId="77777777" w:rsidR="004442DB" w:rsidRPr="00B549C1" w:rsidRDefault="004442DB" w:rsidP="00772E7D">
            <w:pPr>
              <w:numPr>
                <w:ilvl w:val="0"/>
                <w:numId w:val="29"/>
              </w:numPr>
              <w:tabs>
                <w:tab w:val="clear" w:pos="9360"/>
              </w:tabs>
              <w:rPr>
                <w:rFonts w:asciiTheme="minorHAnsi" w:hAnsiTheme="minorHAnsi" w:cstheme="minorHAnsi"/>
                <w:i/>
              </w:rPr>
            </w:pPr>
            <w:r w:rsidRPr="00B549C1">
              <w:rPr>
                <w:rFonts w:asciiTheme="minorHAnsi" w:hAnsiTheme="minorHAnsi" w:cstheme="minorHAnsi"/>
                <w:i/>
              </w:rPr>
              <w:t>User Documentation</w:t>
            </w:r>
          </w:p>
          <w:p w14:paraId="76261683" w14:textId="77777777" w:rsidR="004442DB" w:rsidRPr="00B549C1" w:rsidRDefault="004442DB" w:rsidP="00772E7D">
            <w:pPr>
              <w:numPr>
                <w:ilvl w:val="0"/>
                <w:numId w:val="29"/>
              </w:numPr>
              <w:tabs>
                <w:tab w:val="clear" w:pos="9360"/>
              </w:tabs>
              <w:rPr>
                <w:rFonts w:asciiTheme="minorHAnsi" w:hAnsiTheme="minorHAnsi" w:cstheme="minorHAnsi"/>
                <w:i/>
              </w:rPr>
            </w:pPr>
            <w:r w:rsidRPr="00B549C1">
              <w:rPr>
                <w:rFonts w:asciiTheme="minorHAnsi" w:hAnsiTheme="minorHAnsi" w:cstheme="minorHAnsi"/>
                <w:i/>
              </w:rPr>
              <w:t>User Training</w:t>
            </w:r>
          </w:p>
        </w:tc>
        <w:tc>
          <w:tcPr>
            <w:tcW w:w="5850" w:type="dxa"/>
          </w:tcPr>
          <w:p w14:paraId="76261684" w14:textId="77777777" w:rsidR="00F01E17" w:rsidRPr="00F01E17" w:rsidRDefault="00F01E17" w:rsidP="00F01E17">
            <w:pPr>
              <w:tabs>
                <w:tab w:val="clear" w:pos="9360"/>
              </w:tabs>
              <w:rPr>
                <w:rFonts w:asciiTheme="minorHAnsi" w:hAnsiTheme="minorHAnsi" w:cstheme="minorHAnsi"/>
              </w:rPr>
            </w:pPr>
            <w:r>
              <w:rPr>
                <w:rFonts w:asciiTheme="minorHAnsi" w:hAnsiTheme="minorHAnsi" w:cstheme="minorHAnsi"/>
              </w:rPr>
              <w:t>Documentation and Training Requirements</w:t>
            </w:r>
          </w:p>
          <w:p w14:paraId="76261685" w14:textId="77777777" w:rsidR="004522EA" w:rsidRPr="002F71A5" w:rsidRDefault="002F71A5" w:rsidP="00772E7D">
            <w:pPr>
              <w:pStyle w:val="ListParagraph"/>
              <w:numPr>
                <w:ilvl w:val="0"/>
                <w:numId w:val="47"/>
              </w:numPr>
              <w:tabs>
                <w:tab w:val="clear" w:pos="9360"/>
              </w:tabs>
              <w:rPr>
                <w:rFonts w:asciiTheme="minorHAnsi" w:hAnsiTheme="minorHAnsi" w:cstheme="minorHAnsi"/>
              </w:rPr>
            </w:pPr>
            <w:r w:rsidRPr="002F71A5">
              <w:rPr>
                <w:rFonts w:asciiTheme="minorHAnsi" w:hAnsiTheme="minorHAnsi" w:cstheme="minorHAnsi"/>
              </w:rPr>
              <w:t>D</w:t>
            </w:r>
            <w:r w:rsidR="004442DB" w:rsidRPr="002F71A5">
              <w:rPr>
                <w:rFonts w:asciiTheme="minorHAnsi" w:hAnsiTheme="minorHAnsi" w:cstheme="minorHAnsi"/>
              </w:rPr>
              <w:t xml:space="preserve">ocumentation materials will need to be updated to reflect the components of the Diameter feed. </w:t>
            </w:r>
          </w:p>
          <w:p w14:paraId="76261686" w14:textId="77777777" w:rsidR="004522EA" w:rsidRPr="00400B19" w:rsidRDefault="004522EA" w:rsidP="00772E7D">
            <w:pPr>
              <w:pStyle w:val="ListParagraph"/>
              <w:numPr>
                <w:ilvl w:val="0"/>
                <w:numId w:val="38"/>
              </w:numPr>
              <w:tabs>
                <w:tab w:val="clear" w:pos="9360"/>
              </w:tabs>
              <w:ind w:left="720"/>
              <w:rPr>
                <w:rFonts w:asciiTheme="minorHAnsi" w:hAnsiTheme="minorHAnsi" w:cstheme="minorHAnsi"/>
              </w:rPr>
            </w:pPr>
            <w:r w:rsidRPr="00400B19">
              <w:rPr>
                <w:rFonts w:asciiTheme="minorHAnsi" w:hAnsiTheme="minorHAnsi" w:cstheme="minorHAnsi"/>
              </w:rPr>
              <w:t xml:space="preserve">It is expected that the documentation shall be available in the same method and location as existing VisProactive documentation. </w:t>
            </w:r>
          </w:p>
          <w:p w14:paraId="76261687" w14:textId="77777777" w:rsidR="004522EA" w:rsidRPr="004C5EE4" w:rsidRDefault="004522EA" w:rsidP="00772E7D">
            <w:pPr>
              <w:pStyle w:val="ListParagraph"/>
              <w:numPr>
                <w:ilvl w:val="0"/>
                <w:numId w:val="38"/>
              </w:numPr>
              <w:tabs>
                <w:tab w:val="clear" w:pos="9360"/>
              </w:tabs>
              <w:ind w:left="720"/>
              <w:rPr>
                <w:rFonts w:asciiTheme="minorHAnsi" w:hAnsiTheme="minorHAnsi" w:cstheme="minorHAnsi"/>
              </w:rPr>
            </w:pPr>
            <w:r w:rsidRPr="004C5EE4">
              <w:rPr>
                <w:rFonts w:asciiTheme="minorHAnsi" w:hAnsiTheme="minorHAnsi" w:cstheme="minorHAnsi"/>
              </w:rPr>
              <w:t xml:space="preserve">Page level help is NOT required for this release because it would be inconsistent with </w:t>
            </w:r>
            <w:r w:rsidR="00D743AE" w:rsidRPr="004C5EE4">
              <w:rPr>
                <w:rFonts w:asciiTheme="minorHAnsi" w:hAnsiTheme="minorHAnsi" w:cstheme="minorHAnsi"/>
              </w:rPr>
              <w:t>the other</w:t>
            </w:r>
            <w:r w:rsidR="00597F29" w:rsidRPr="004C5EE4">
              <w:rPr>
                <w:rFonts w:asciiTheme="minorHAnsi" w:hAnsiTheme="minorHAnsi" w:cstheme="minorHAnsi"/>
              </w:rPr>
              <w:t xml:space="preserve"> VisProactive documentation</w:t>
            </w:r>
            <w:r w:rsidR="00487AD4" w:rsidRPr="004C5EE4">
              <w:rPr>
                <w:rFonts w:asciiTheme="minorHAnsi" w:hAnsiTheme="minorHAnsi" w:cstheme="minorHAnsi"/>
              </w:rPr>
              <w:t>.</w:t>
            </w:r>
          </w:p>
          <w:p w14:paraId="76261688" w14:textId="77777777" w:rsidR="004522EA" w:rsidRDefault="004522EA" w:rsidP="00772E7D">
            <w:pPr>
              <w:pStyle w:val="ListParagraph"/>
              <w:numPr>
                <w:ilvl w:val="0"/>
                <w:numId w:val="38"/>
              </w:numPr>
              <w:tabs>
                <w:tab w:val="clear" w:pos="9360"/>
              </w:tabs>
              <w:ind w:left="720"/>
              <w:rPr>
                <w:rFonts w:asciiTheme="minorHAnsi" w:hAnsiTheme="minorHAnsi" w:cstheme="minorHAnsi"/>
              </w:rPr>
            </w:pPr>
            <w:r w:rsidRPr="004C5EE4">
              <w:rPr>
                <w:rFonts w:asciiTheme="minorHAnsi" w:hAnsiTheme="minorHAnsi" w:cstheme="minorHAnsi"/>
              </w:rPr>
              <w:t>Documentation team shall be responsible for providing Development with the location</w:t>
            </w:r>
            <w:r w:rsidRPr="00400B19">
              <w:rPr>
                <w:rFonts w:asciiTheme="minorHAnsi" w:hAnsiTheme="minorHAnsi" w:cstheme="minorHAnsi"/>
              </w:rPr>
              <w:t xml:space="preserve">/URL planned for the published documentation.  This URL shall be provided a minimum of 1 month in advance of Go Live so any links from within the application can be developed and tested. </w:t>
            </w:r>
          </w:p>
          <w:p w14:paraId="76261689" w14:textId="77777777" w:rsidR="004522EA" w:rsidRPr="00DA7DC2" w:rsidRDefault="002F71A5" w:rsidP="00487AD4">
            <w:pPr>
              <w:pStyle w:val="ListParagraph"/>
              <w:numPr>
                <w:ilvl w:val="0"/>
                <w:numId w:val="48"/>
              </w:numPr>
              <w:tabs>
                <w:tab w:val="clear" w:pos="9360"/>
              </w:tabs>
              <w:rPr>
                <w:rFonts w:asciiTheme="minorHAnsi" w:hAnsiTheme="minorHAnsi" w:cstheme="minorHAnsi"/>
              </w:rPr>
            </w:pPr>
            <w:r w:rsidRPr="002F71A5">
              <w:rPr>
                <w:rFonts w:asciiTheme="minorHAnsi" w:hAnsiTheme="minorHAnsi" w:cstheme="minorHAnsi"/>
              </w:rPr>
              <w:t>Any new functionality identified shall also be documented and included in future user training.</w:t>
            </w:r>
            <w:r>
              <w:rPr>
                <w:rFonts w:asciiTheme="minorHAnsi" w:hAnsiTheme="minorHAnsi" w:cstheme="minorHAnsi"/>
              </w:rPr>
              <w:t xml:space="preserve"> Basically, business as usual for training materials.</w:t>
            </w:r>
            <w:r w:rsidR="00C42951">
              <w:rPr>
                <w:rFonts w:asciiTheme="minorHAnsi" w:hAnsiTheme="minorHAnsi" w:cstheme="minorHAnsi"/>
              </w:rPr>
              <w:t xml:space="preserve"> </w:t>
            </w:r>
          </w:p>
        </w:tc>
      </w:tr>
      <w:tr w:rsidR="00236713" w:rsidRPr="00B549C1" w14:paraId="762616A6" w14:textId="77777777" w:rsidTr="00CB7F74">
        <w:tc>
          <w:tcPr>
            <w:tcW w:w="540" w:type="dxa"/>
          </w:tcPr>
          <w:p w14:paraId="7626168B" w14:textId="77777777" w:rsidR="004442DB" w:rsidRPr="007C11A7" w:rsidRDefault="004442DB" w:rsidP="00CB7F74">
            <w:pPr>
              <w:pStyle w:val="ListParagraph"/>
              <w:numPr>
                <w:ilvl w:val="0"/>
                <w:numId w:val="36"/>
              </w:numPr>
              <w:tabs>
                <w:tab w:val="clear" w:pos="9360"/>
              </w:tabs>
              <w:jc w:val="center"/>
              <w:rPr>
                <w:rFonts w:asciiTheme="minorHAnsi" w:hAnsiTheme="minorHAnsi" w:cstheme="minorHAnsi"/>
              </w:rPr>
            </w:pPr>
          </w:p>
        </w:tc>
        <w:tc>
          <w:tcPr>
            <w:tcW w:w="3510" w:type="dxa"/>
          </w:tcPr>
          <w:p w14:paraId="7626168C" w14:textId="77777777" w:rsidR="004442DB" w:rsidRPr="00B549C1" w:rsidRDefault="004442DB" w:rsidP="00B25FA9">
            <w:pPr>
              <w:tabs>
                <w:tab w:val="clear" w:pos="9360"/>
              </w:tabs>
              <w:rPr>
                <w:rFonts w:asciiTheme="minorHAnsi" w:hAnsiTheme="minorHAnsi" w:cstheme="minorHAnsi"/>
                <w:i/>
              </w:rPr>
            </w:pPr>
            <w:r w:rsidRPr="00B549C1">
              <w:rPr>
                <w:rFonts w:asciiTheme="minorHAnsi" w:hAnsiTheme="minorHAnsi" w:cstheme="minorHAnsi"/>
                <w:i/>
              </w:rPr>
              <w:t>Internal/Support Requirements</w:t>
            </w:r>
          </w:p>
          <w:p w14:paraId="7626168D" w14:textId="77777777" w:rsidR="004442DB" w:rsidRPr="00B549C1" w:rsidRDefault="004442DB" w:rsidP="00772E7D">
            <w:pPr>
              <w:numPr>
                <w:ilvl w:val="0"/>
                <w:numId w:val="30"/>
              </w:numPr>
              <w:tabs>
                <w:tab w:val="clear" w:pos="9360"/>
              </w:tabs>
              <w:rPr>
                <w:rFonts w:asciiTheme="minorHAnsi" w:hAnsiTheme="minorHAnsi" w:cstheme="minorHAnsi"/>
                <w:i/>
              </w:rPr>
            </w:pPr>
            <w:r w:rsidRPr="00B549C1">
              <w:rPr>
                <w:rFonts w:asciiTheme="minorHAnsi" w:hAnsiTheme="minorHAnsi" w:cstheme="minorHAnsi"/>
                <w:i/>
              </w:rPr>
              <w:t xml:space="preserve">Auditing </w:t>
            </w:r>
          </w:p>
          <w:p w14:paraId="7626168E" w14:textId="77777777" w:rsidR="004442DB" w:rsidRPr="00B549C1" w:rsidRDefault="004442DB" w:rsidP="00772E7D">
            <w:pPr>
              <w:numPr>
                <w:ilvl w:val="0"/>
                <w:numId w:val="30"/>
              </w:numPr>
              <w:tabs>
                <w:tab w:val="clear" w:pos="9360"/>
              </w:tabs>
              <w:rPr>
                <w:rFonts w:asciiTheme="minorHAnsi" w:hAnsiTheme="minorHAnsi" w:cstheme="minorHAnsi"/>
                <w:i/>
              </w:rPr>
            </w:pPr>
            <w:r w:rsidRPr="00B549C1">
              <w:rPr>
                <w:rFonts w:asciiTheme="minorHAnsi" w:hAnsiTheme="minorHAnsi" w:cstheme="minorHAnsi"/>
                <w:i/>
              </w:rPr>
              <w:t>Application Monitoring/Support Tools</w:t>
            </w:r>
          </w:p>
          <w:p w14:paraId="7626168F" w14:textId="77777777" w:rsidR="004442DB" w:rsidRPr="00B549C1" w:rsidRDefault="004442DB" w:rsidP="00772E7D">
            <w:pPr>
              <w:numPr>
                <w:ilvl w:val="0"/>
                <w:numId w:val="30"/>
              </w:numPr>
              <w:tabs>
                <w:tab w:val="clear" w:pos="9360"/>
              </w:tabs>
              <w:rPr>
                <w:rFonts w:asciiTheme="minorHAnsi" w:hAnsiTheme="minorHAnsi" w:cstheme="minorHAnsi"/>
                <w:i/>
              </w:rPr>
            </w:pPr>
            <w:r w:rsidRPr="00B549C1">
              <w:rPr>
                <w:rFonts w:asciiTheme="minorHAnsi" w:hAnsiTheme="minorHAnsi" w:cstheme="minorHAnsi"/>
                <w:i/>
              </w:rPr>
              <w:t>Network Monitoring/Support Tools</w:t>
            </w:r>
          </w:p>
          <w:p w14:paraId="76261690" w14:textId="77777777" w:rsidR="004442DB" w:rsidRPr="00B549C1" w:rsidRDefault="004442DB" w:rsidP="00772E7D">
            <w:pPr>
              <w:numPr>
                <w:ilvl w:val="0"/>
                <w:numId w:val="30"/>
              </w:numPr>
              <w:tabs>
                <w:tab w:val="clear" w:pos="9360"/>
              </w:tabs>
              <w:rPr>
                <w:rFonts w:asciiTheme="minorHAnsi" w:hAnsiTheme="minorHAnsi" w:cstheme="minorHAnsi"/>
                <w:i/>
              </w:rPr>
            </w:pPr>
            <w:r w:rsidRPr="00B549C1">
              <w:rPr>
                <w:rFonts w:asciiTheme="minorHAnsi" w:hAnsiTheme="minorHAnsi" w:cstheme="minorHAnsi"/>
                <w:i/>
              </w:rPr>
              <w:t>Customer Support Tools</w:t>
            </w:r>
          </w:p>
          <w:p w14:paraId="76261691" w14:textId="77777777" w:rsidR="004442DB" w:rsidRPr="00B549C1" w:rsidRDefault="004442DB" w:rsidP="00772E7D">
            <w:pPr>
              <w:numPr>
                <w:ilvl w:val="0"/>
                <w:numId w:val="30"/>
              </w:numPr>
              <w:tabs>
                <w:tab w:val="clear" w:pos="9360"/>
              </w:tabs>
              <w:rPr>
                <w:rFonts w:asciiTheme="minorHAnsi" w:hAnsiTheme="minorHAnsi" w:cstheme="minorHAnsi"/>
                <w:i/>
              </w:rPr>
            </w:pPr>
            <w:r w:rsidRPr="00B549C1">
              <w:rPr>
                <w:rFonts w:asciiTheme="minorHAnsi" w:hAnsiTheme="minorHAnsi" w:cstheme="minorHAnsi"/>
                <w:i/>
              </w:rPr>
              <w:t>Enterprise Provisioning/CTP/Tables Tools</w:t>
            </w:r>
          </w:p>
          <w:p w14:paraId="76261692" w14:textId="77777777" w:rsidR="004442DB" w:rsidRPr="00B549C1" w:rsidRDefault="004442DB" w:rsidP="00772E7D">
            <w:pPr>
              <w:numPr>
                <w:ilvl w:val="0"/>
                <w:numId w:val="30"/>
              </w:numPr>
              <w:tabs>
                <w:tab w:val="clear" w:pos="9360"/>
              </w:tabs>
              <w:rPr>
                <w:rFonts w:asciiTheme="minorHAnsi" w:hAnsiTheme="minorHAnsi" w:cstheme="minorHAnsi"/>
                <w:i/>
              </w:rPr>
            </w:pPr>
            <w:r w:rsidRPr="00B549C1">
              <w:rPr>
                <w:rFonts w:asciiTheme="minorHAnsi" w:hAnsiTheme="minorHAnsi" w:cstheme="minorHAnsi"/>
                <w:i/>
              </w:rPr>
              <w:lastRenderedPageBreak/>
              <w:t>Training and Documentation Tools</w:t>
            </w:r>
          </w:p>
          <w:p w14:paraId="76261693" w14:textId="77777777" w:rsidR="004442DB" w:rsidRPr="00B549C1" w:rsidRDefault="004442DB" w:rsidP="00772E7D">
            <w:pPr>
              <w:numPr>
                <w:ilvl w:val="0"/>
                <w:numId w:val="30"/>
              </w:numPr>
              <w:tabs>
                <w:tab w:val="clear" w:pos="9360"/>
              </w:tabs>
              <w:rPr>
                <w:rFonts w:asciiTheme="minorHAnsi" w:hAnsiTheme="minorHAnsi" w:cstheme="minorHAnsi"/>
                <w:i/>
              </w:rPr>
            </w:pPr>
            <w:r w:rsidRPr="00B549C1">
              <w:rPr>
                <w:rFonts w:asciiTheme="minorHAnsi" w:hAnsiTheme="minorHAnsi" w:cstheme="minorHAnsi"/>
                <w:i/>
              </w:rPr>
              <w:t>Test Tools</w:t>
            </w:r>
          </w:p>
          <w:p w14:paraId="76261694" w14:textId="77777777" w:rsidR="004442DB" w:rsidRPr="00B549C1" w:rsidRDefault="004442DB" w:rsidP="00772E7D">
            <w:pPr>
              <w:numPr>
                <w:ilvl w:val="0"/>
                <w:numId w:val="30"/>
              </w:numPr>
              <w:tabs>
                <w:tab w:val="clear" w:pos="9360"/>
              </w:tabs>
              <w:rPr>
                <w:rFonts w:asciiTheme="minorHAnsi" w:hAnsiTheme="minorHAnsi" w:cstheme="minorHAnsi"/>
                <w:i/>
              </w:rPr>
            </w:pPr>
            <w:r w:rsidRPr="00B549C1">
              <w:rPr>
                <w:rFonts w:asciiTheme="minorHAnsi" w:hAnsiTheme="minorHAnsi" w:cstheme="minorHAnsi"/>
                <w:i/>
              </w:rPr>
              <w:t>Implementation Tools</w:t>
            </w:r>
          </w:p>
          <w:p w14:paraId="76261695" w14:textId="77777777" w:rsidR="004442DB" w:rsidRPr="00B549C1" w:rsidRDefault="004442DB" w:rsidP="00772E7D">
            <w:pPr>
              <w:numPr>
                <w:ilvl w:val="0"/>
                <w:numId w:val="30"/>
              </w:numPr>
              <w:tabs>
                <w:tab w:val="clear" w:pos="9360"/>
              </w:tabs>
              <w:rPr>
                <w:rFonts w:asciiTheme="minorHAnsi" w:hAnsiTheme="minorHAnsi" w:cstheme="minorHAnsi"/>
                <w:i/>
              </w:rPr>
            </w:pPr>
            <w:r w:rsidRPr="00B549C1">
              <w:rPr>
                <w:rFonts w:asciiTheme="minorHAnsi" w:hAnsiTheme="minorHAnsi" w:cstheme="minorHAnsi"/>
                <w:i/>
              </w:rPr>
              <w:t>Sales Tools</w:t>
            </w:r>
          </w:p>
          <w:p w14:paraId="76261696" w14:textId="77777777" w:rsidR="004442DB" w:rsidRPr="00B549C1" w:rsidRDefault="004442DB" w:rsidP="00772E7D">
            <w:pPr>
              <w:numPr>
                <w:ilvl w:val="0"/>
                <w:numId w:val="30"/>
              </w:numPr>
              <w:tabs>
                <w:tab w:val="clear" w:pos="9360"/>
              </w:tabs>
              <w:rPr>
                <w:rFonts w:asciiTheme="minorHAnsi" w:hAnsiTheme="minorHAnsi" w:cstheme="minorHAnsi"/>
                <w:i/>
              </w:rPr>
            </w:pPr>
            <w:r w:rsidRPr="00B549C1">
              <w:rPr>
                <w:rFonts w:asciiTheme="minorHAnsi" w:hAnsiTheme="minorHAnsi" w:cstheme="minorHAnsi"/>
                <w:i/>
              </w:rPr>
              <w:t>Internal Documentation (Product Support Plan, Operations OA&amp;M, Implementation)</w:t>
            </w:r>
          </w:p>
          <w:p w14:paraId="76261697" w14:textId="77777777" w:rsidR="004442DB" w:rsidRPr="00B549C1" w:rsidRDefault="004442DB" w:rsidP="00772E7D">
            <w:pPr>
              <w:numPr>
                <w:ilvl w:val="0"/>
                <w:numId w:val="30"/>
              </w:numPr>
              <w:tabs>
                <w:tab w:val="clear" w:pos="9360"/>
              </w:tabs>
              <w:rPr>
                <w:rFonts w:asciiTheme="minorHAnsi" w:hAnsiTheme="minorHAnsi" w:cstheme="minorHAnsi"/>
                <w:i/>
              </w:rPr>
            </w:pPr>
            <w:r w:rsidRPr="00B549C1">
              <w:rPr>
                <w:rFonts w:asciiTheme="minorHAnsi" w:hAnsiTheme="minorHAnsi" w:cstheme="minorHAnsi"/>
                <w:i/>
              </w:rPr>
              <w:t>Internal Training</w:t>
            </w:r>
          </w:p>
        </w:tc>
        <w:tc>
          <w:tcPr>
            <w:tcW w:w="5850" w:type="dxa"/>
          </w:tcPr>
          <w:p w14:paraId="76261698" w14:textId="77777777" w:rsidR="00F01E17" w:rsidRPr="00F01E17" w:rsidRDefault="00F01E17" w:rsidP="00F01E17">
            <w:pPr>
              <w:tabs>
                <w:tab w:val="clear" w:pos="9360"/>
              </w:tabs>
              <w:rPr>
                <w:rFonts w:asciiTheme="minorHAnsi" w:hAnsiTheme="minorHAnsi" w:cstheme="minorHAnsi"/>
              </w:rPr>
            </w:pPr>
            <w:r>
              <w:rPr>
                <w:rFonts w:asciiTheme="minorHAnsi" w:hAnsiTheme="minorHAnsi" w:cstheme="minorHAnsi"/>
              </w:rPr>
              <w:lastRenderedPageBreak/>
              <w:t xml:space="preserve">Internal/Support Requirements </w:t>
            </w:r>
          </w:p>
          <w:p w14:paraId="76261699" w14:textId="77777777" w:rsidR="004442DB" w:rsidRDefault="004442DB" w:rsidP="00772E7D">
            <w:pPr>
              <w:pStyle w:val="ListParagraph"/>
              <w:numPr>
                <w:ilvl w:val="0"/>
                <w:numId w:val="33"/>
              </w:numPr>
              <w:tabs>
                <w:tab w:val="clear" w:pos="9360"/>
              </w:tabs>
              <w:rPr>
                <w:rFonts w:asciiTheme="minorHAnsi" w:hAnsiTheme="minorHAnsi" w:cstheme="minorHAnsi"/>
              </w:rPr>
            </w:pPr>
            <w:r w:rsidRPr="002F71A5">
              <w:rPr>
                <w:rFonts w:asciiTheme="minorHAnsi" w:hAnsiTheme="minorHAnsi" w:cstheme="minorHAnsi"/>
              </w:rPr>
              <w:t>Business as usual</w:t>
            </w:r>
          </w:p>
          <w:p w14:paraId="7626169A" w14:textId="77777777" w:rsidR="002F71A5" w:rsidRDefault="002F71A5" w:rsidP="00772E7D">
            <w:pPr>
              <w:pStyle w:val="ListParagraph"/>
              <w:numPr>
                <w:ilvl w:val="0"/>
                <w:numId w:val="33"/>
              </w:numPr>
              <w:tabs>
                <w:tab w:val="clear" w:pos="9360"/>
              </w:tabs>
              <w:rPr>
                <w:rFonts w:asciiTheme="minorHAnsi" w:hAnsiTheme="minorHAnsi" w:cstheme="minorHAnsi"/>
              </w:rPr>
            </w:pPr>
            <w:r>
              <w:rPr>
                <w:rFonts w:asciiTheme="minorHAnsi" w:hAnsiTheme="minorHAnsi" w:cstheme="minorHAnsi"/>
              </w:rPr>
              <w:t>Business as usual</w:t>
            </w:r>
          </w:p>
          <w:p w14:paraId="7626169B" w14:textId="77777777" w:rsidR="002F71A5" w:rsidRDefault="002F71A5" w:rsidP="00772E7D">
            <w:pPr>
              <w:pStyle w:val="ListParagraph"/>
              <w:numPr>
                <w:ilvl w:val="0"/>
                <w:numId w:val="33"/>
              </w:numPr>
              <w:tabs>
                <w:tab w:val="clear" w:pos="9360"/>
              </w:tabs>
              <w:rPr>
                <w:rFonts w:asciiTheme="minorHAnsi" w:hAnsiTheme="minorHAnsi" w:cstheme="minorHAnsi"/>
              </w:rPr>
            </w:pPr>
            <w:r>
              <w:rPr>
                <w:rFonts w:asciiTheme="minorHAnsi" w:hAnsiTheme="minorHAnsi" w:cstheme="minorHAnsi"/>
              </w:rPr>
              <w:t>Business as usual</w:t>
            </w:r>
          </w:p>
          <w:p w14:paraId="7626169C" w14:textId="77777777" w:rsidR="002F71A5" w:rsidRDefault="002F71A5" w:rsidP="00772E7D">
            <w:pPr>
              <w:pStyle w:val="ListParagraph"/>
              <w:numPr>
                <w:ilvl w:val="0"/>
                <w:numId w:val="33"/>
              </w:numPr>
              <w:tabs>
                <w:tab w:val="clear" w:pos="9360"/>
              </w:tabs>
              <w:rPr>
                <w:rFonts w:asciiTheme="minorHAnsi" w:hAnsiTheme="minorHAnsi" w:cstheme="minorHAnsi"/>
              </w:rPr>
            </w:pPr>
            <w:r>
              <w:rPr>
                <w:rFonts w:asciiTheme="minorHAnsi" w:hAnsiTheme="minorHAnsi" w:cstheme="minorHAnsi"/>
              </w:rPr>
              <w:t>Business as usual</w:t>
            </w:r>
          </w:p>
          <w:p w14:paraId="7626169D" w14:textId="77777777" w:rsidR="002F71A5" w:rsidRDefault="002F71A5" w:rsidP="00772E7D">
            <w:pPr>
              <w:pStyle w:val="ListParagraph"/>
              <w:numPr>
                <w:ilvl w:val="0"/>
                <w:numId w:val="33"/>
              </w:numPr>
              <w:tabs>
                <w:tab w:val="clear" w:pos="9360"/>
              </w:tabs>
              <w:rPr>
                <w:rFonts w:asciiTheme="minorHAnsi" w:hAnsiTheme="minorHAnsi" w:cstheme="minorHAnsi"/>
              </w:rPr>
            </w:pPr>
            <w:r>
              <w:rPr>
                <w:rFonts w:asciiTheme="minorHAnsi" w:hAnsiTheme="minorHAnsi" w:cstheme="minorHAnsi"/>
              </w:rPr>
              <w:t>Business as usual</w:t>
            </w:r>
          </w:p>
          <w:p w14:paraId="7626169E" w14:textId="77777777" w:rsidR="002F71A5" w:rsidRDefault="002F71A5" w:rsidP="00772E7D">
            <w:pPr>
              <w:pStyle w:val="ListParagraph"/>
              <w:numPr>
                <w:ilvl w:val="0"/>
                <w:numId w:val="33"/>
              </w:numPr>
              <w:tabs>
                <w:tab w:val="clear" w:pos="9360"/>
              </w:tabs>
              <w:rPr>
                <w:rFonts w:asciiTheme="minorHAnsi" w:hAnsiTheme="minorHAnsi" w:cstheme="minorHAnsi"/>
              </w:rPr>
            </w:pPr>
            <w:r>
              <w:rPr>
                <w:rFonts w:asciiTheme="minorHAnsi" w:hAnsiTheme="minorHAnsi" w:cstheme="minorHAnsi"/>
              </w:rPr>
              <w:t>Business as usual</w:t>
            </w:r>
          </w:p>
          <w:p w14:paraId="7626169F" w14:textId="77777777" w:rsidR="002F71A5" w:rsidRDefault="002F71A5" w:rsidP="00772E7D">
            <w:pPr>
              <w:pStyle w:val="ListParagraph"/>
              <w:numPr>
                <w:ilvl w:val="0"/>
                <w:numId w:val="33"/>
              </w:numPr>
              <w:tabs>
                <w:tab w:val="clear" w:pos="9360"/>
              </w:tabs>
              <w:rPr>
                <w:rFonts w:asciiTheme="minorHAnsi" w:hAnsiTheme="minorHAnsi" w:cstheme="minorHAnsi"/>
              </w:rPr>
            </w:pPr>
            <w:r>
              <w:rPr>
                <w:rFonts w:asciiTheme="minorHAnsi" w:hAnsiTheme="minorHAnsi" w:cstheme="minorHAnsi"/>
              </w:rPr>
              <w:t>Business as usual</w:t>
            </w:r>
          </w:p>
          <w:p w14:paraId="762616A0" w14:textId="77777777" w:rsidR="002F71A5" w:rsidRDefault="002F71A5" w:rsidP="00772E7D">
            <w:pPr>
              <w:pStyle w:val="ListParagraph"/>
              <w:numPr>
                <w:ilvl w:val="0"/>
                <w:numId w:val="33"/>
              </w:numPr>
              <w:tabs>
                <w:tab w:val="clear" w:pos="9360"/>
              </w:tabs>
              <w:rPr>
                <w:rFonts w:asciiTheme="minorHAnsi" w:hAnsiTheme="minorHAnsi" w:cstheme="minorHAnsi"/>
              </w:rPr>
            </w:pPr>
            <w:r>
              <w:rPr>
                <w:rFonts w:asciiTheme="minorHAnsi" w:hAnsiTheme="minorHAnsi" w:cstheme="minorHAnsi"/>
              </w:rPr>
              <w:lastRenderedPageBreak/>
              <w:t>Business as usual</w:t>
            </w:r>
          </w:p>
          <w:p w14:paraId="762616A1" w14:textId="77777777" w:rsidR="002F71A5" w:rsidRDefault="002F71A5" w:rsidP="00772E7D">
            <w:pPr>
              <w:pStyle w:val="ListParagraph"/>
              <w:numPr>
                <w:ilvl w:val="0"/>
                <w:numId w:val="33"/>
              </w:numPr>
              <w:tabs>
                <w:tab w:val="clear" w:pos="9360"/>
              </w:tabs>
              <w:rPr>
                <w:rFonts w:asciiTheme="minorHAnsi" w:hAnsiTheme="minorHAnsi" w:cstheme="minorHAnsi"/>
              </w:rPr>
            </w:pPr>
            <w:r>
              <w:rPr>
                <w:rFonts w:asciiTheme="minorHAnsi" w:hAnsiTheme="minorHAnsi" w:cstheme="minorHAnsi"/>
              </w:rPr>
              <w:t>Not required</w:t>
            </w:r>
          </w:p>
          <w:p w14:paraId="762616A2" w14:textId="77777777" w:rsidR="002F71A5" w:rsidRDefault="002F71A5" w:rsidP="00772E7D">
            <w:pPr>
              <w:pStyle w:val="ListParagraph"/>
              <w:numPr>
                <w:ilvl w:val="0"/>
                <w:numId w:val="33"/>
              </w:numPr>
              <w:tabs>
                <w:tab w:val="clear" w:pos="9360"/>
              </w:tabs>
              <w:rPr>
                <w:rFonts w:asciiTheme="minorHAnsi" w:hAnsiTheme="minorHAnsi" w:cstheme="minorHAnsi"/>
              </w:rPr>
            </w:pPr>
            <w:r>
              <w:rPr>
                <w:rFonts w:asciiTheme="minorHAnsi" w:hAnsiTheme="minorHAnsi" w:cstheme="minorHAnsi"/>
              </w:rPr>
              <w:t>Business as usual</w:t>
            </w:r>
          </w:p>
          <w:p w14:paraId="762616A3" w14:textId="77777777" w:rsidR="002F71A5" w:rsidRDefault="002F71A5" w:rsidP="00772E7D">
            <w:pPr>
              <w:pStyle w:val="ListParagraph"/>
              <w:numPr>
                <w:ilvl w:val="0"/>
                <w:numId w:val="33"/>
              </w:numPr>
              <w:tabs>
                <w:tab w:val="clear" w:pos="9360"/>
              </w:tabs>
              <w:rPr>
                <w:rFonts w:asciiTheme="minorHAnsi" w:hAnsiTheme="minorHAnsi" w:cstheme="minorHAnsi"/>
              </w:rPr>
            </w:pPr>
            <w:r>
              <w:rPr>
                <w:rFonts w:asciiTheme="minorHAnsi" w:hAnsiTheme="minorHAnsi" w:cstheme="minorHAnsi"/>
              </w:rPr>
              <w:t>Business as usual</w:t>
            </w:r>
          </w:p>
          <w:p w14:paraId="762616A4" w14:textId="77777777" w:rsidR="002F71A5" w:rsidRPr="002F71A5" w:rsidRDefault="002F71A5" w:rsidP="002F71A5">
            <w:pPr>
              <w:pStyle w:val="ListParagraph"/>
              <w:numPr>
                <w:ilvl w:val="0"/>
                <w:numId w:val="0"/>
              </w:numPr>
              <w:tabs>
                <w:tab w:val="clear" w:pos="9360"/>
              </w:tabs>
              <w:ind w:left="720"/>
              <w:rPr>
                <w:rFonts w:asciiTheme="minorHAnsi" w:hAnsiTheme="minorHAnsi" w:cstheme="minorHAnsi"/>
              </w:rPr>
            </w:pPr>
          </w:p>
          <w:p w14:paraId="762616A5" w14:textId="77777777" w:rsidR="004442DB" w:rsidRPr="00B549C1" w:rsidRDefault="004442DB" w:rsidP="00B25FA9">
            <w:pPr>
              <w:tabs>
                <w:tab w:val="clear" w:pos="9360"/>
              </w:tabs>
              <w:rPr>
                <w:rFonts w:asciiTheme="minorHAnsi" w:hAnsiTheme="minorHAnsi" w:cstheme="minorHAnsi"/>
              </w:rPr>
            </w:pPr>
          </w:p>
        </w:tc>
      </w:tr>
    </w:tbl>
    <w:p w14:paraId="762616A7" w14:textId="77777777" w:rsidR="00B25FA9" w:rsidRPr="00B549C1" w:rsidRDefault="00B25FA9" w:rsidP="00B25FA9">
      <w:pPr>
        <w:pStyle w:val="Heading2"/>
        <w:rPr>
          <w:rFonts w:asciiTheme="minorHAnsi" w:hAnsiTheme="minorHAnsi" w:cstheme="minorHAnsi"/>
        </w:rPr>
      </w:pPr>
      <w:bookmarkStart w:id="36" w:name="_Toc235591027"/>
      <w:bookmarkStart w:id="37" w:name="_Toc394407664"/>
      <w:bookmarkEnd w:id="33"/>
      <w:r w:rsidRPr="00B549C1">
        <w:rPr>
          <w:rFonts w:asciiTheme="minorHAnsi" w:hAnsiTheme="minorHAnsi" w:cstheme="minorHAnsi"/>
        </w:rPr>
        <w:lastRenderedPageBreak/>
        <w:t>Definitions, Acronyms, and Abbreviations</w:t>
      </w:r>
      <w:bookmarkEnd w:id="13"/>
      <w:bookmarkEnd w:id="14"/>
      <w:bookmarkEnd w:id="15"/>
      <w:bookmarkEnd w:id="16"/>
      <w:bookmarkEnd w:id="36"/>
      <w:bookmarkEnd w:id="37"/>
    </w:p>
    <w:p w14:paraId="762616A8" w14:textId="77777777" w:rsidR="00B25FA9" w:rsidRPr="00B549C1" w:rsidRDefault="00B25FA9" w:rsidP="00EC4EB3">
      <w:pPr>
        <w:pStyle w:val="templatenotes"/>
        <w:rPr>
          <w:rFonts w:asciiTheme="minorHAnsi" w:hAnsiTheme="minorHAnsi" w:cstheme="minorHAnsi"/>
        </w:rPr>
      </w:pPr>
      <w:r w:rsidRPr="00B549C1">
        <w:rPr>
          <w:rFonts w:asciiTheme="minorHAnsi" w:hAnsiTheme="minorHAnsi" w:cstheme="minorHAnsi"/>
        </w:rPr>
        <w:t xml:space="preserve">Provide definitions of all pertinent terms, acronyms, and abbreviations referenced within the document. </w:t>
      </w:r>
    </w:p>
    <w:p w14:paraId="762616A9" w14:textId="77777777" w:rsidR="00B25FA9" w:rsidRPr="00B549C1" w:rsidRDefault="00B25FA9" w:rsidP="00B25FA9">
      <w:pPr>
        <w:keepNext/>
        <w:keepLines/>
        <w:tabs>
          <w:tab w:val="clear" w:pos="9360"/>
        </w:tabs>
        <w:rPr>
          <w:rFonts w:asciiTheme="minorHAnsi" w:hAnsiTheme="minorHAnsi" w:cstheme="minorHAnsi"/>
          <w:b/>
        </w:rPr>
      </w:pPr>
      <w:r w:rsidRPr="00B549C1">
        <w:rPr>
          <w:rFonts w:asciiTheme="minorHAnsi" w:hAnsiTheme="minorHAnsi" w:cstheme="minorHAnsi"/>
        </w:rPr>
        <w:tab/>
      </w:r>
      <w:r w:rsidRPr="00B549C1">
        <w:rPr>
          <w:rFonts w:asciiTheme="minorHAnsi" w:hAnsiTheme="minorHAnsi" w:cstheme="minorHAnsi"/>
        </w:rPr>
        <w:tab/>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08"/>
        <w:gridCol w:w="4410"/>
      </w:tblGrid>
      <w:tr w:rsidR="00B25FA9" w:rsidRPr="00B549C1" w14:paraId="762616AC" w14:textId="77777777" w:rsidTr="00324C2D">
        <w:trPr>
          <w:tblHeader/>
        </w:trPr>
        <w:tc>
          <w:tcPr>
            <w:tcW w:w="5508" w:type="dxa"/>
          </w:tcPr>
          <w:p w14:paraId="762616AA" w14:textId="77777777" w:rsidR="00B25FA9" w:rsidRPr="00B549C1" w:rsidRDefault="00B25FA9" w:rsidP="00B25FA9">
            <w:pPr>
              <w:keepNext/>
              <w:keepLines/>
              <w:tabs>
                <w:tab w:val="clear" w:pos="9360"/>
              </w:tabs>
              <w:rPr>
                <w:rFonts w:asciiTheme="minorHAnsi" w:hAnsiTheme="minorHAnsi" w:cstheme="minorHAnsi"/>
                <w:b/>
              </w:rPr>
            </w:pPr>
            <w:r w:rsidRPr="00B549C1">
              <w:rPr>
                <w:rFonts w:asciiTheme="minorHAnsi" w:hAnsiTheme="minorHAnsi" w:cstheme="minorHAnsi"/>
                <w:b/>
              </w:rPr>
              <w:t>Acronyms and Abbreviations</w:t>
            </w:r>
          </w:p>
        </w:tc>
        <w:tc>
          <w:tcPr>
            <w:tcW w:w="4410" w:type="dxa"/>
          </w:tcPr>
          <w:p w14:paraId="762616AB" w14:textId="77777777" w:rsidR="00B25FA9" w:rsidRPr="00B549C1" w:rsidRDefault="00B25FA9" w:rsidP="00B25FA9">
            <w:pPr>
              <w:keepNext/>
              <w:keepLines/>
              <w:tabs>
                <w:tab w:val="clear" w:pos="9360"/>
              </w:tabs>
              <w:rPr>
                <w:rFonts w:asciiTheme="minorHAnsi" w:hAnsiTheme="minorHAnsi" w:cstheme="minorHAnsi"/>
                <w:b/>
              </w:rPr>
            </w:pPr>
            <w:r w:rsidRPr="00B549C1">
              <w:rPr>
                <w:rFonts w:asciiTheme="minorHAnsi" w:hAnsiTheme="minorHAnsi" w:cstheme="minorHAnsi"/>
                <w:b/>
              </w:rPr>
              <w:t>Description</w:t>
            </w:r>
          </w:p>
        </w:tc>
      </w:tr>
      <w:tr w:rsidR="00B25FA9" w:rsidRPr="00B549C1" w14:paraId="762616AF" w14:textId="77777777" w:rsidTr="00324C2D">
        <w:tc>
          <w:tcPr>
            <w:tcW w:w="5508" w:type="dxa"/>
          </w:tcPr>
          <w:p w14:paraId="762616AD" w14:textId="77777777" w:rsidR="00B25FA9" w:rsidRPr="00B549C1" w:rsidRDefault="00B25FA9" w:rsidP="00B25FA9">
            <w:pPr>
              <w:tabs>
                <w:tab w:val="clear" w:pos="9360"/>
              </w:tabs>
              <w:rPr>
                <w:rFonts w:asciiTheme="minorHAnsi" w:hAnsiTheme="minorHAnsi" w:cstheme="minorHAnsi"/>
              </w:rPr>
            </w:pPr>
          </w:p>
        </w:tc>
        <w:tc>
          <w:tcPr>
            <w:tcW w:w="4410" w:type="dxa"/>
          </w:tcPr>
          <w:p w14:paraId="762616AE" w14:textId="77777777" w:rsidR="00B25FA9" w:rsidRPr="00B549C1" w:rsidRDefault="00B25FA9" w:rsidP="00B25FA9">
            <w:pPr>
              <w:tabs>
                <w:tab w:val="clear" w:pos="9360"/>
              </w:tabs>
              <w:rPr>
                <w:rFonts w:asciiTheme="minorHAnsi" w:hAnsiTheme="minorHAnsi" w:cstheme="minorHAnsi"/>
              </w:rPr>
            </w:pPr>
          </w:p>
        </w:tc>
      </w:tr>
    </w:tbl>
    <w:p w14:paraId="762616B0" w14:textId="77777777" w:rsidR="00B25FA9" w:rsidRPr="00B549C1" w:rsidRDefault="00B25FA9" w:rsidP="00B25FA9">
      <w:pPr>
        <w:pStyle w:val="Heading2"/>
        <w:rPr>
          <w:rFonts w:asciiTheme="minorHAnsi" w:hAnsiTheme="minorHAnsi" w:cstheme="minorHAnsi"/>
        </w:rPr>
      </w:pPr>
      <w:bookmarkStart w:id="38" w:name="_Toc413634477"/>
      <w:bookmarkStart w:id="39" w:name="_Toc524918120"/>
      <w:bookmarkStart w:id="40" w:name="_Toc30471867"/>
      <w:bookmarkStart w:id="41" w:name="_Toc66071662"/>
      <w:bookmarkStart w:id="42" w:name="_Toc235591028"/>
      <w:bookmarkStart w:id="43" w:name="_Toc394407665"/>
      <w:r w:rsidRPr="00B549C1">
        <w:rPr>
          <w:rFonts w:asciiTheme="minorHAnsi" w:hAnsiTheme="minorHAnsi" w:cstheme="minorHAnsi"/>
        </w:rPr>
        <w:t>Reference Documents</w:t>
      </w:r>
      <w:bookmarkEnd w:id="38"/>
      <w:bookmarkEnd w:id="39"/>
      <w:bookmarkEnd w:id="40"/>
      <w:bookmarkEnd w:id="41"/>
      <w:bookmarkEnd w:id="42"/>
      <w:bookmarkEnd w:id="43"/>
    </w:p>
    <w:p w14:paraId="762616B1" w14:textId="77777777" w:rsidR="00B25FA9" w:rsidRPr="00B549C1" w:rsidRDefault="00B25FA9" w:rsidP="00EC4EB3">
      <w:pPr>
        <w:pStyle w:val="templatenotes"/>
        <w:rPr>
          <w:rFonts w:asciiTheme="minorHAnsi" w:hAnsiTheme="minorHAnsi" w:cstheme="minorHAnsi"/>
        </w:rPr>
      </w:pPr>
      <w:r w:rsidRPr="00B549C1">
        <w:rPr>
          <w:rFonts w:asciiTheme="minorHAnsi" w:hAnsiTheme="minorHAnsi" w:cstheme="minorHAnsi"/>
        </w:rPr>
        <w:t>Provide a list of pertinent standards, sources, and reference documents.</w:t>
      </w:r>
    </w:p>
    <w:p w14:paraId="762616B2" w14:textId="77777777" w:rsidR="00B25FA9" w:rsidRPr="00B549C1" w:rsidRDefault="00B25FA9" w:rsidP="00B25FA9">
      <w:pPr>
        <w:tabs>
          <w:tab w:val="clear" w:pos="9360"/>
        </w:tabs>
        <w:rPr>
          <w:rFonts w:asciiTheme="minorHAnsi" w:hAnsiTheme="minorHAnsi" w:cstheme="minorHAnsi"/>
          <w:i/>
          <w:sz w:val="16"/>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58"/>
        <w:gridCol w:w="5760"/>
      </w:tblGrid>
      <w:tr w:rsidR="00B25FA9" w:rsidRPr="00B549C1" w14:paraId="762616B5" w14:textId="77777777" w:rsidTr="00F56790">
        <w:trPr>
          <w:tblHeader/>
        </w:trPr>
        <w:tc>
          <w:tcPr>
            <w:tcW w:w="4158" w:type="dxa"/>
          </w:tcPr>
          <w:p w14:paraId="762616B3" w14:textId="77777777"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Document Title, Version #, Date</w:t>
            </w:r>
          </w:p>
        </w:tc>
        <w:tc>
          <w:tcPr>
            <w:tcW w:w="5760" w:type="dxa"/>
          </w:tcPr>
          <w:p w14:paraId="762616B4" w14:textId="77777777" w:rsidR="00B25FA9" w:rsidRPr="00B549C1" w:rsidRDefault="00B25FA9" w:rsidP="00B25FA9">
            <w:pPr>
              <w:tabs>
                <w:tab w:val="clear" w:pos="9360"/>
              </w:tabs>
              <w:rPr>
                <w:rFonts w:asciiTheme="minorHAnsi" w:hAnsiTheme="minorHAnsi" w:cstheme="minorHAnsi"/>
                <w:b/>
              </w:rPr>
            </w:pPr>
            <w:r w:rsidRPr="00B549C1">
              <w:rPr>
                <w:rFonts w:asciiTheme="minorHAnsi" w:hAnsiTheme="minorHAnsi" w:cstheme="minorHAnsi"/>
                <w:b/>
              </w:rPr>
              <w:t>Description</w:t>
            </w:r>
          </w:p>
        </w:tc>
      </w:tr>
      <w:tr w:rsidR="00F56790" w:rsidRPr="00232AD2" w14:paraId="762616B8" w14:textId="77777777" w:rsidTr="00F56790">
        <w:trPr>
          <w:tblHeader/>
        </w:trPr>
        <w:tc>
          <w:tcPr>
            <w:tcW w:w="4158" w:type="dxa"/>
          </w:tcPr>
          <w:p w14:paraId="762616B6" w14:textId="77777777" w:rsidR="00F56790" w:rsidRDefault="00F56790" w:rsidP="00F56790">
            <w:pPr>
              <w:tabs>
                <w:tab w:val="clear" w:pos="9360"/>
              </w:tabs>
              <w:rPr>
                <w:rFonts w:asciiTheme="minorHAnsi" w:hAnsiTheme="minorHAnsi" w:cstheme="minorHAnsi"/>
              </w:rPr>
            </w:pPr>
            <w:r w:rsidRPr="00F56790">
              <w:t>Backend Data</w:t>
            </w:r>
            <w:r>
              <w:t xml:space="preserve"> F</w:t>
            </w:r>
            <w:r w:rsidRPr="00F56790">
              <w:t xml:space="preserve">eed </w:t>
            </w:r>
            <w:proofErr w:type="spellStart"/>
            <w:r w:rsidRPr="00F56790">
              <w:t>HLD</w:t>
            </w:r>
            <w:proofErr w:type="spellEnd"/>
          </w:p>
        </w:tc>
        <w:tc>
          <w:tcPr>
            <w:tcW w:w="5760" w:type="dxa"/>
          </w:tcPr>
          <w:p w14:paraId="762616B7" w14:textId="77777777" w:rsidR="00F56790" w:rsidRPr="00CB7F74" w:rsidRDefault="00E01269" w:rsidP="00F56790">
            <w:pPr>
              <w:rPr>
                <w:color w:val="1F497D"/>
              </w:rPr>
            </w:pPr>
            <w:hyperlink r:id="rId23" w:history="1">
              <w:r w:rsidR="00F56790">
                <w:rPr>
                  <w:rStyle w:val="Hyperlink"/>
                </w:rPr>
                <w:t>http://central.syniverse.com/sites/TECH/proddev/vispro/Diameter/Visproactive%20Diameter%20Backend%20Data%20Feed%20High%20Level%20Design.docx</w:t>
              </w:r>
            </w:hyperlink>
          </w:p>
        </w:tc>
      </w:tr>
      <w:tr w:rsidR="00F56790" w:rsidRPr="00232AD2" w14:paraId="762616BC" w14:textId="77777777" w:rsidTr="00F56790">
        <w:trPr>
          <w:tblHeader/>
        </w:trPr>
        <w:tc>
          <w:tcPr>
            <w:tcW w:w="4158" w:type="dxa"/>
          </w:tcPr>
          <w:p w14:paraId="762616B9" w14:textId="77777777" w:rsidR="00F56790" w:rsidRPr="00F56790" w:rsidRDefault="00F56790" w:rsidP="00F56790">
            <w:r w:rsidRPr="00F56790">
              <w:t xml:space="preserve">Data Extract </w:t>
            </w:r>
            <w:proofErr w:type="spellStart"/>
            <w:r w:rsidRPr="00F56790">
              <w:t>HLD</w:t>
            </w:r>
            <w:proofErr w:type="spellEnd"/>
            <w:r w:rsidRPr="00F56790">
              <w:t>:</w:t>
            </w:r>
          </w:p>
          <w:p w14:paraId="762616BA" w14:textId="77777777" w:rsidR="00F56790" w:rsidRDefault="00F56790" w:rsidP="00232AD2">
            <w:pPr>
              <w:tabs>
                <w:tab w:val="clear" w:pos="9360"/>
              </w:tabs>
              <w:rPr>
                <w:rFonts w:asciiTheme="minorHAnsi" w:hAnsiTheme="minorHAnsi" w:cstheme="minorHAnsi"/>
              </w:rPr>
            </w:pPr>
          </w:p>
        </w:tc>
        <w:tc>
          <w:tcPr>
            <w:tcW w:w="5760" w:type="dxa"/>
          </w:tcPr>
          <w:p w14:paraId="762616BB" w14:textId="77777777" w:rsidR="00F56790" w:rsidRPr="00CB7F74" w:rsidRDefault="00E01269" w:rsidP="00CB7F74">
            <w:pPr>
              <w:rPr>
                <w:color w:val="1F497D"/>
              </w:rPr>
            </w:pPr>
            <w:hyperlink r:id="rId24" w:history="1">
              <w:r w:rsidR="00F56790">
                <w:rPr>
                  <w:rStyle w:val="Hyperlink"/>
                </w:rPr>
                <w:t>http://central.syniverse.com/sites/TECH/proddev/vispro/Diameter/VisDiameterDataExtract_HighLevelDesignDocument.doc</w:t>
              </w:r>
            </w:hyperlink>
          </w:p>
        </w:tc>
      </w:tr>
      <w:tr w:rsidR="00F56790" w:rsidRPr="00232AD2" w14:paraId="762616C0" w14:textId="77777777" w:rsidTr="00F56790">
        <w:trPr>
          <w:tblHeader/>
        </w:trPr>
        <w:tc>
          <w:tcPr>
            <w:tcW w:w="4158" w:type="dxa"/>
          </w:tcPr>
          <w:p w14:paraId="762616BD" w14:textId="77777777" w:rsidR="00F56790" w:rsidRPr="00F56790" w:rsidRDefault="00F56790" w:rsidP="00F56790">
            <w:r w:rsidRPr="00F56790">
              <w:t>Data</w:t>
            </w:r>
            <w:r>
              <w:t xml:space="preserve"> </w:t>
            </w:r>
            <w:r w:rsidRPr="00F56790">
              <w:t>feed Reference</w:t>
            </w:r>
            <w:r>
              <w:t xml:space="preserve"> Document</w:t>
            </w:r>
            <w:r w:rsidRPr="00F56790">
              <w:t>:</w:t>
            </w:r>
          </w:p>
          <w:p w14:paraId="762616BE" w14:textId="77777777" w:rsidR="00F56790" w:rsidRDefault="00F56790" w:rsidP="00232AD2">
            <w:pPr>
              <w:tabs>
                <w:tab w:val="clear" w:pos="9360"/>
              </w:tabs>
              <w:rPr>
                <w:rFonts w:asciiTheme="minorHAnsi" w:hAnsiTheme="minorHAnsi" w:cstheme="minorHAnsi"/>
              </w:rPr>
            </w:pPr>
          </w:p>
        </w:tc>
        <w:tc>
          <w:tcPr>
            <w:tcW w:w="5760" w:type="dxa"/>
          </w:tcPr>
          <w:p w14:paraId="762616BF" w14:textId="77777777" w:rsidR="00F56790" w:rsidRPr="00CB7F74" w:rsidRDefault="00E01269" w:rsidP="00B25FA9">
            <w:pPr>
              <w:tabs>
                <w:tab w:val="clear" w:pos="9360"/>
              </w:tabs>
              <w:rPr>
                <w:color w:val="1F497D"/>
              </w:rPr>
            </w:pPr>
            <w:hyperlink r:id="rId25" w:history="1">
              <w:r w:rsidR="00F56790">
                <w:rPr>
                  <w:rStyle w:val="Hyperlink"/>
                </w:rPr>
                <w:t>http://central.syniverse.com/sites/TECH/proddev/vispro/Diameter/VisPro-Diameter_DataFeed_Reference_V1%204.docx</w:t>
              </w:r>
            </w:hyperlink>
          </w:p>
        </w:tc>
      </w:tr>
      <w:tr w:rsidR="00F01E17" w:rsidRPr="00232AD2" w14:paraId="762616C3" w14:textId="77777777" w:rsidTr="00F56790">
        <w:trPr>
          <w:tblHeader/>
        </w:trPr>
        <w:tc>
          <w:tcPr>
            <w:tcW w:w="4158" w:type="dxa"/>
          </w:tcPr>
          <w:p w14:paraId="762616C1" w14:textId="77777777" w:rsidR="00F01E17" w:rsidRDefault="00F01E17" w:rsidP="00232AD2">
            <w:pPr>
              <w:tabs>
                <w:tab w:val="clear" w:pos="9360"/>
              </w:tabs>
              <w:rPr>
                <w:rFonts w:asciiTheme="minorHAnsi" w:hAnsiTheme="minorHAnsi" w:cstheme="minorHAnsi"/>
              </w:rPr>
            </w:pPr>
            <w:r>
              <w:rPr>
                <w:rFonts w:asciiTheme="minorHAnsi" w:hAnsiTheme="minorHAnsi" w:cstheme="minorHAnsi"/>
              </w:rPr>
              <w:t>Diameter Interface Link</w:t>
            </w:r>
          </w:p>
        </w:tc>
        <w:tc>
          <w:tcPr>
            <w:tcW w:w="5760" w:type="dxa"/>
          </w:tcPr>
          <w:p w14:paraId="762616C2" w14:textId="77777777" w:rsidR="00F01E17" w:rsidRPr="00CB7F74" w:rsidRDefault="00E01269" w:rsidP="00B25FA9">
            <w:pPr>
              <w:tabs>
                <w:tab w:val="clear" w:pos="9360"/>
              </w:tabs>
              <w:rPr>
                <w:rFonts w:asciiTheme="minorHAnsi" w:hAnsiTheme="minorHAnsi" w:cstheme="minorHAnsi"/>
                <w:color w:val="FF0000"/>
              </w:rPr>
            </w:pPr>
            <w:hyperlink r:id="rId26" w:history="1">
              <w:r w:rsidR="00F01E17">
                <w:rPr>
                  <w:rStyle w:val="Hyperlink"/>
                </w:rPr>
                <w:t>http://central.syniverse.com/sites/TECH/proddev/vispro/Diameter/VisPro-Diameter_DataFeed_Reference_V1%204.docx</w:t>
              </w:r>
            </w:hyperlink>
            <w:r w:rsidR="00F01E17">
              <w:t xml:space="preserve"> </w:t>
            </w:r>
            <w:r w:rsidR="00F01E17">
              <w:rPr>
                <w:rFonts w:asciiTheme="minorHAnsi" w:hAnsiTheme="minorHAnsi" w:cstheme="minorHAnsi"/>
                <w:color w:val="FF0000"/>
              </w:rPr>
              <w:t xml:space="preserve"> </w:t>
            </w:r>
          </w:p>
        </w:tc>
      </w:tr>
      <w:tr w:rsidR="003A77A3" w:rsidRPr="00B549C1" w14:paraId="762616C6" w14:textId="77777777" w:rsidTr="00F56790">
        <w:tc>
          <w:tcPr>
            <w:tcW w:w="4158" w:type="dxa"/>
          </w:tcPr>
          <w:p w14:paraId="762616C4" w14:textId="77777777" w:rsidR="003A77A3" w:rsidRPr="00B549C1" w:rsidRDefault="003A77A3" w:rsidP="002F71A5">
            <w:pPr>
              <w:tabs>
                <w:tab w:val="clear" w:pos="9360"/>
              </w:tabs>
              <w:autoSpaceDE w:val="0"/>
              <w:autoSpaceDN w:val="0"/>
              <w:adjustRightInd w:val="0"/>
              <w:rPr>
                <w:rFonts w:asciiTheme="minorHAnsi" w:hAnsiTheme="minorHAnsi" w:cstheme="minorHAnsi"/>
              </w:rPr>
            </w:pPr>
            <w:r w:rsidRPr="00B549C1">
              <w:rPr>
                <w:rFonts w:asciiTheme="minorHAnsi" w:hAnsiTheme="minorHAnsi" w:cstheme="minorHAnsi"/>
              </w:rPr>
              <w:t>Data Privacy Office</w:t>
            </w:r>
          </w:p>
        </w:tc>
        <w:tc>
          <w:tcPr>
            <w:tcW w:w="5760" w:type="dxa"/>
          </w:tcPr>
          <w:p w14:paraId="762616C5" w14:textId="77777777" w:rsidR="003A77A3" w:rsidRPr="00B549C1" w:rsidRDefault="00E01269" w:rsidP="002F71A5">
            <w:pPr>
              <w:rPr>
                <w:rFonts w:asciiTheme="minorHAnsi" w:hAnsiTheme="minorHAnsi" w:cstheme="minorHAnsi"/>
                <w:color w:val="1F497D"/>
              </w:rPr>
            </w:pPr>
            <w:hyperlink r:id="rId27" w:history="1">
              <w:r w:rsidR="003A77A3" w:rsidRPr="00B549C1">
                <w:rPr>
                  <w:rStyle w:val="Hyperlink"/>
                  <w:rFonts w:asciiTheme="minorHAnsi" w:hAnsiTheme="minorHAnsi" w:cstheme="minorHAnsi"/>
                </w:rPr>
                <w:t>Syniverse Data Privacy Office</w:t>
              </w:r>
            </w:hyperlink>
          </w:p>
        </w:tc>
      </w:tr>
      <w:tr w:rsidR="003A77A3" w:rsidRPr="00B549C1" w14:paraId="762616C9" w14:textId="77777777" w:rsidTr="00F56790">
        <w:tc>
          <w:tcPr>
            <w:tcW w:w="4158" w:type="dxa"/>
          </w:tcPr>
          <w:p w14:paraId="762616C7" w14:textId="77777777" w:rsidR="003A77A3" w:rsidRPr="00B549C1" w:rsidRDefault="003A77A3" w:rsidP="002F71A5">
            <w:pPr>
              <w:rPr>
                <w:rFonts w:asciiTheme="minorHAnsi" w:hAnsiTheme="minorHAnsi" w:cstheme="minorHAnsi"/>
              </w:rPr>
            </w:pPr>
            <w:r w:rsidRPr="00B549C1">
              <w:rPr>
                <w:rFonts w:asciiTheme="minorHAnsi" w:hAnsiTheme="minorHAnsi" w:cstheme="minorHAnsi"/>
              </w:rPr>
              <w:t>Global Security Policies</w:t>
            </w:r>
          </w:p>
        </w:tc>
        <w:tc>
          <w:tcPr>
            <w:tcW w:w="5760" w:type="dxa"/>
          </w:tcPr>
          <w:p w14:paraId="762616C8" w14:textId="77777777" w:rsidR="003A77A3" w:rsidRPr="00B549C1" w:rsidRDefault="00E01269" w:rsidP="002F71A5">
            <w:pPr>
              <w:rPr>
                <w:rFonts w:asciiTheme="minorHAnsi" w:hAnsiTheme="minorHAnsi" w:cstheme="minorHAnsi"/>
              </w:rPr>
            </w:pPr>
            <w:hyperlink r:id="rId28" w:history="1">
              <w:r w:rsidR="003A77A3" w:rsidRPr="00B549C1">
                <w:rPr>
                  <w:rStyle w:val="Hyperlink"/>
                  <w:rFonts w:asciiTheme="minorHAnsi" w:hAnsiTheme="minorHAnsi" w:cstheme="minorHAnsi"/>
                </w:rPr>
                <w:t>Security Policies</w:t>
              </w:r>
            </w:hyperlink>
          </w:p>
        </w:tc>
      </w:tr>
      <w:tr w:rsidR="003A77A3" w:rsidRPr="00B549C1" w14:paraId="762616CD" w14:textId="77777777" w:rsidTr="00F56790">
        <w:tc>
          <w:tcPr>
            <w:tcW w:w="4158" w:type="dxa"/>
          </w:tcPr>
          <w:p w14:paraId="762616CA" w14:textId="77777777" w:rsidR="003A77A3" w:rsidRPr="00B549C1" w:rsidRDefault="003A77A3" w:rsidP="002F71A5">
            <w:pPr>
              <w:tabs>
                <w:tab w:val="clear" w:pos="9360"/>
              </w:tabs>
              <w:autoSpaceDE w:val="0"/>
              <w:autoSpaceDN w:val="0"/>
              <w:adjustRightInd w:val="0"/>
              <w:rPr>
                <w:rFonts w:asciiTheme="minorHAnsi" w:hAnsiTheme="minorHAnsi" w:cstheme="minorHAnsi"/>
              </w:rPr>
            </w:pPr>
            <w:r w:rsidRPr="00B549C1">
              <w:rPr>
                <w:rFonts w:asciiTheme="minorHAnsi" w:hAnsiTheme="minorHAnsi" w:cstheme="minorHAnsi"/>
              </w:rPr>
              <w:t>Global Training &amp;Documentation (</w:t>
            </w:r>
            <w:proofErr w:type="spellStart"/>
            <w:r w:rsidRPr="00B549C1">
              <w:rPr>
                <w:rFonts w:asciiTheme="minorHAnsi" w:hAnsiTheme="minorHAnsi" w:cstheme="minorHAnsi"/>
              </w:rPr>
              <w:t>GTD</w:t>
            </w:r>
            <w:proofErr w:type="spellEnd"/>
            <w:r w:rsidRPr="00B549C1">
              <w:rPr>
                <w:rFonts w:asciiTheme="minorHAnsi" w:hAnsiTheme="minorHAnsi" w:cstheme="minorHAnsi"/>
              </w:rPr>
              <w:t xml:space="preserve">) </w:t>
            </w:r>
          </w:p>
          <w:p w14:paraId="762616CB" w14:textId="77777777" w:rsidR="003A77A3" w:rsidRPr="00B549C1" w:rsidRDefault="003A77A3" w:rsidP="002F71A5">
            <w:pPr>
              <w:rPr>
                <w:rFonts w:asciiTheme="minorHAnsi" w:hAnsiTheme="minorHAnsi" w:cstheme="minorHAnsi"/>
              </w:rPr>
            </w:pPr>
            <w:r w:rsidRPr="00B549C1">
              <w:rPr>
                <w:rFonts w:asciiTheme="minorHAnsi" w:hAnsiTheme="minorHAnsi" w:cstheme="minorHAnsi"/>
              </w:rPr>
              <w:t>Request for Training/Documentation</w:t>
            </w:r>
          </w:p>
        </w:tc>
        <w:tc>
          <w:tcPr>
            <w:tcW w:w="5760" w:type="dxa"/>
          </w:tcPr>
          <w:p w14:paraId="762616CC" w14:textId="77777777" w:rsidR="003A77A3" w:rsidRPr="00B549C1" w:rsidRDefault="00E01269" w:rsidP="002F71A5">
            <w:pPr>
              <w:rPr>
                <w:rFonts w:asciiTheme="minorHAnsi" w:hAnsiTheme="minorHAnsi" w:cstheme="minorHAnsi"/>
                <w:color w:val="1F497D"/>
              </w:rPr>
            </w:pPr>
            <w:hyperlink r:id="rId29" w:history="1">
              <w:r w:rsidR="003A77A3" w:rsidRPr="00B549C1">
                <w:rPr>
                  <w:rStyle w:val="Hyperlink"/>
                  <w:rFonts w:asciiTheme="minorHAnsi" w:hAnsiTheme="minorHAnsi" w:cstheme="minorHAnsi"/>
                </w:rPr>
                <w:t xml:space="preserve">Global Training &amp;Documentation </w:t>
              </w:r>
            </w:hyperlink>
          </w:p>
        </w:tc>
      </w:tr>
      <w:tr w:rsidR="003A77A3" w:rsidRPr="00B549C1" w14:paraId="762616D0" w14:textId="77777777" w:rsidTr="00F56790">
        <w:tc>
          <w:tcPr>
            <w:tcW w:w="4158" w:type="dxa"/>
          </w:tcPr>
          <w:p w14:paraId="762616CE" w14:textId="77777777" w:rsidR="003A77A3" w:rsidRPr="00B549C1" w:rsidRDefault="003A77A3" w:rsidP="002F71A5">
            <w:pPr>
              <w:keepNext/>
              <w:keepLines/>
              <w:rPr>
                <w:rFonts w:asciiTheme="minorHAnsi" w:hAnsiTheme="minorHAnsi" w:cstheme="minorHAnsi"/>
              </w:rPr>
            </w:pPr>
            <w:r w:rsidRPr="00B549C1">
              <w:rPr>
                <w:rFonts w:asciiTheme="minorHAnsi" w:hAnsiTheme="minorHAnsi" w:cstheme="minorHAnsi"/>
              </w:rPr>
              <w:t>Syniverse Billing Interface File (BIF) Format</w:t>
            </w:r>
          </w:p>
        </w:tc>
        <w:tc>
          <w:tcPr>
            <w:tcW w:w="5760" w:type="dxa"/>
          </w:tcPr>
          <w:p w14:paraId="762616CF" w14:textId="77777777" w:rsidR="003A77A3" w:rsidRPr="00B549C1" w:rsidRDefault="00E01269" w:rsidP="002F71A5">
            <w:pPr>
              <w:rPr>
                <w:rFonts w:asciiTheme="minorHAnsi" w:hAnsiTheme="minorHAnsi" w:cstheme="minorHAnsi"/>
              </w:rPr>
            </w:pPr>
            <w:hyperlink r:id="rId30" w:history="1">
              <w:r w:rsidR="003A77A3" w:rsidRPr="00B549C1">
                <w:rPr>
                  <w:rStyle w:val="Hyperlink"/>
                  <w:rFonts w:asciiTheme="minorHAnsi" w:hAnsiTheme="minorHAnsi" w:cstheme="minorHAnsi"/>
                </w:rPr>
                <w:t>Syniverse Billing Interface File (BIF) Format</w:t>
              </w:r>
            </w:hyperlink>
            <w:r w:rsidR="003A77A3" w:rsidRPr="00B549C1">
              <w:rPr>
                <w:rFonts w:asciiTheme="minorHAnsi" w:hAnsiTheme="minorHAnsi" w:cstheme="minorHAnsi"/>
              </w:rPr>
              <w:t xml:space="preserve"> </w:t>
            </w:r>
          </w:p>
        </w:tc>
      </w:tr>
      <w:tr w:rsidR="003A77A3" w:rsidRPr="00B549C1" w14:paraId="762616D3" w14:textId="77777777" w:rsidTr="00F56790">
        <w:tc>
          <w:tcPr>
            <w:tcW w:w="4158" w:type="dxa"/>
          </w:tcPr>
          <w:p w14:paraId="762616D1" w14:textId="77777777" w:rsidR="003A77A3" w:rsidRPr="00B549C1" w:rsidRDefault="003A77A3" w:rsidP="002F71A5">
            <w:pPr>
              <w:rPr>
                <w:rFonts w:asciiTheme="minorHAnsi" w:hAnsiTheme="minorHAnsi" w:cstheme="minorHAnsi"/>
              </w:rPr>
            </w:pPr>
            <w:r w:rsidRPr="00B549C1">
              <w:rPr>
                <w:rFonts w:asciiTheme="minorHAnsi" w:hAnsiTheme="minorHAnsi" w:cstheme="minorHAnsi"/>
              </w:rPr>
              <w:t>User Experience Website</w:t>
            </w:r>
            <w:r w:rsidRPr="00B549C1">
              <w:rPr>
                <w:rFonts w:asciiTheme="minorHAnsi" w:hAnsiTheme="minorHAnsi" w:cstheme="minorHAnsi"/>
              </w:rPr>
              <w:tab/>
            </w:r>
          </w:p>
        </w:tc>
        <w:tc>
          <w:tcPr>
            <w:tcW w:w="5760" w:type="dxa"/>
          </w:tcPr>
          <w:p w14:paraId="762616D2" w14:textId="77777777" w:rsidR="003A77A3" w:rsidRPr="00B549C1" w:rsidRDefault="00E01269" w:rsidP="002F71A5">
            <w:pPr>
              <w:rPr>
                <w:rFonts w:asciiTheme="minorHAnsi" w:hAnsiTheme="minorHAnsi" w:cstheme="minorHAnsi"/>
              </w:rPr>
            </w:pPr>
            <w:hyperlink r:id="rId31" w:history="1">
              <w:r w:rsidR="003A77A3" w:rsidRPr="00B549C1">
                <w:rPr>
                  <w:rStyle w:val="Hyperlink"/>
                  <w:rFonts w:asciiTheme="minorHAnsi" w:hAnsiTheme="minorHAnsi" w:cstheme="minorHAnsi"/>
                </w:rPr>
                <w:t>User experience website</w:t>
              </w:r>
            </w:hyperlink>
          </w:p>
        </w:tc>
      </w:tr>
      <w:tr w:rsidR="003A77A3" w:rsidRPr="00B549C1" w14:paraId="762616D6" w14:textId="77777777" w:rsidTr="00F56790">
        <w:tc>
          <w:tcPr>
            <w:tcW w:w="4158" w:type="dxa"/>
          </w:tcPr>
          <w:p w14:paraId="762616D4" w14:textId="77777777" w:rsidR="003A77A3" w:rsidRPr="00B549C1" w:rsidRDefault="003A77A3" w:rsidP="002F71A5">
            <w:pPr>
              <w:rPr>
                <w:rFonts w:asciiTheme="minorHAnsi" w:hAnsiTheme="minorHAnsi" w:cstheme="minorHAnsi"/>
              </w:rPr>
            </w:pPr>
            <w:r w:rsidRPr="00B549C1">
              <w:rPr>
                <w:rFonts w:asciiTheme="minorHAnsi" w:hAnsiTheme="minorHAnsi" w:cstheme="minorHAnsi"/>
              </w:rPr>
              <w:t>Global Customer Operations  Corporate Policies</w:t>
            </w:r>
          </w:p>
        </w:tc>
        <w:tc>
          <w:tcPr>
            <w:tcW w:w="5760" w:type="dxa"/>
          </w:tcPr>
          <w:p w14:paraId="762616D5" w14:textId="77777777" w:rsidR="003A77A3" w:rsidRPr="00B549C1" w:rsidRDefault="00E01269" w:rsidP="002F71A5">
            <w:pPr>
              <w:rPr>
                <w:rFonts w:asciiTheme="minorHAnsi" w:hAnsiTheme="minorHAnsi" w:cstheme="minorHAnsi"/>
              </w:rPr>
            </w:pPr>
            <w:hyperlink r:id="rId32" w:history="1">
              <w:r w:rsidR="003A77A3" w:rsidRPr="00B549C1">
                <w:rPr>
                  <w:rStyle w:val="Hyperlink"/>
                  <w:rFonts w:asciiTheme="minorHAnsi" w:hAnsiTheme="minorHAnsi" w:cstheme="minorHAnsi"/>
                </w:rPr>
                <w:t xml:space="preserve">Global Customer Operations  </w:t>
              </w:r>
              <w:proofErr w:type="spellStart"/>
              <w:r w:rsidR="003A77A3" w:rsidRPr="00B549C1">
                <w:rPr>
                  <w:rStyle w:val="Hyperlink"/>
                  <w:rFonts w:asciiTheme="minorHAnsi" w:hAnsiTheme="minorHAnsi" w:cstheme="minorHAnsi"/>
                </w:rPr>
                <w:t>CorpPolicies</w:t>
              </w:r>
              <w:proofErr w:type="spellEnd"/>
            </w:hyperlink>
            <w:r w:rsidR="003A77A3" w:rsidRPr="00B549C1">
              <w:rPr>
                <w:rFonts w:asciiTheme="minorHAnsi" w:hAnsiTheme="minorHAnsi" w:cstheme="minorHAnsi"/>
              </w:rPr>
              <w:t xml:space="preserve"> </w:t>
            </w:r>
          </w:p>
        </w:tc>
      </w:tr>
      <w:tr w:rsidR="003A77A3" w:rsidRPr="00B549C1" w14:paraId="762616D9" w14:textId="77777777" w:rsidTr="00F56790">
        <w:tc>
          <w:tcPr>
            <w:tcW w:w="4158" w:type="dxa"/>
          </w:tcPr>
          <w:p w14:paraId="762616D7" w14:textId="77777777" w:rsidR="003A77A3" w:rsidRPr="00B549C1" w:rsidRDefault="003A77A3" w:rsidP="002F71A5">
            <w:pPr>
              <w:rPr>
                <w:rFonts w:asciiTheme="minorHAnsi" w:hAnsiTheme="minorHAnsi" w:cstheme="minorHAnsi"/>
                <w:color w:val="FF0000"/>
              </w:rPr>
            </w:pPr>
            <w:r w:rsidRPr="00B549C1">
              <w:rPr>
                <w:rFonts w:asciiTheme="minorHAnsi" w:hAnsiTheme="minorHAnsi" w:cstheme="minorHAnsi"/>
                <w:lang w:val="fr-FR"/>
              </w:rPr>
              <w:t xml:space="preserve">Operations </w:t>
            </w:r>
            <w:r w:rsidRPr="00B549C1">
              <w:rPr>
                <w:rFonts w:asciiTheme="minorHAnsi" w:hAnsiTheme="minorHAnsi" w:cstheme="minorHAnsi"/>
              </w:rPr>
              <w:t>Quality</w:t>
            </w:r>
            <w:r w:rsidRPr="00B549C1">
              <w:rPr>
                <w:rFonts w:asciiTheme="minorHAnsi" w:hAnsiTheme="minorHAnsi" w:cstheme="minorHAnsi"/>
                <w:lang w:val="fr-FR"/>
              </w:rPr>
              <w:t xml:space="preserve"> Control </w:t>
            </w:r>
            <w:r w:rsidRPr="00B549C1">
              <w:rPr>
                <w:rFonts w:asciiTheme="minorHAnsi" w:hAnsiTheme="minorHAnsi" w:cstheme="minorHAnsi"/>
              </w:rPr>
              <w:t>Handbook - A Guide to Best Practices</w:t>
            </w:r>
          </w:p>
        </w:tc>
        <w:tc>
          <w:tcPr>
            <w:tcW w:w="5760" w:type="dxa"/>
          </w:tcPr>
          <w:p w14:paraId="762616D8" w14:textId="77777777" w:rsidR="003A77A3" w:rsidRPr="00B549C1" w:rsidRDefault="00E01269" w:rsidP="002F71A5">
            <w:pPr>
              <w:rPr>
                <w:rFonts w:asciiTheme="minorHAnsi" w:hAnsiTheme="minorHAnsi" w:cstheme="minorHAnsi"/>
              </w:rPr>
            </w:pPr>
            <w:hyperlink r:id="rId33" w:history="1">
              <w:r w:rsidR="003A77A3" w:rsidRPr="00B549C1">
                <w:rPr>
                  <w:rStyle w:val="Hyperlink"/>
                  <w:rFonts w:asciiTheme="minorHAnsi" w:hAnsiTheme="minorHAnsi" w:cstheme="minorHAnsi"/>
                </w:rPr>
                <w:t>http://skrcollab.syniverse.com/gm/folder-1.11.61595</w:t>
              </w:r>
            </w:hyperlink>
            <w:r w:rsidR="003A77A3" w:rsidRPr="00B549C1">
              <w:rPr>
                <w:rFonts w:asciiTheme="minorHAnsi" w:hAnsiTheme="minorHAnsi" w:cstheme="minorHAnsi"/>
              </w:rPr>
              <w:t xml:space="preserve"> </w:t>
            </w:r>
          </w:p>
        </w:tc>
      </w:tr>
    </w:tbl>
    <w:p w14:paraId="762616DA" w14:textId="77777777" w:rsidR="00B25FA9" w:rsidRPr="00B549C1" w:rsidRDefault="00B25FA9" w:rsidP="00B25FA9">
      <w:pPr>
        <w:pStyle w:val="Heading2"/>
        <w:rPr>
          <w:rFonts w:asciiTheme="minorHAnsi" w:hAnsiTheme="minorHAnsi" w:cstheme="minorHAnsi"/>
        </w:rPr>
      </w:pPr>
      <w:bookmarkStart w:id="44" w:name="_Toc505043498"/>
      <w:bookmarkStart w:id="45" w:name="_Toc524918127"/>
      <w:bookmarkStart w:id="46" w:name="_Toc524921985"/>
      <w:bookmarkStart w:id="47" w:name="_Toc524922567"/>
      <w:bookmarkStart w:id="48" w:name="_Toc525614268"/>
      <w:bookmarkStart w:id="49" w:name="_Toc529871978"/>
      <w:bookmarkStart w:id="50" w:name="_Toc529872447"/>
      <w:bookmarkStart w:id="51" w:name="_Toc529953376"/>
      <w:bookmarkStart w:id="52" w:name="_Toc532262669"/>
      <w:bookmarkStart w:id="53" w:name="_Toc444672557"/>
      <w:bookmarkStart w:id="54" w:name="_Toc445178827"/>
      <w:bookmarkStart w:id="55" w:name="_Toc458840660"/>
      <w:bookmarkStart w:id="56" w:name="_Toc459622458"/>
      <w:bookmarkStart w:id="57" w:name="_Toc460824316"/>
      <w:bookmarkStart w:id="58" w:name="_Toc460905829"/>
      <w:bookmarkStart w:id="59" w:name="_Toc460910945"/>
      <w:bookmarkStart w:id="60" w:name="_Toc524918126"/>
      <w:bookmarkStart w:id="61" w:name="_Toc30471871"/>
      <w:bookmarkStart w:id="62" w:name="_Toc233626205"/>
      <w:bookmarkStart w:id="63" w:name="_Toc235591029"/>
      <w:bookmarkStart w:id="64" w:name="_Toc394407666"/>
      <w:bookmarkStart w:id="65" w:name="_Toc413634482"/>
      <w:bookmarkEnd w:id="44"/>
      <w:bookmarkEnd w:id="45"/>
      <w:bookmarkEnd w:id="46"/>
      <w:bookmarkEnd w:id="47"/>
      <w:bookmarkEnd w:id="48"/>
      <w:bookmarkEnd w:id="49"/>
      <w:bookmarkEnd w:id="50"/>
      <w:bookmarkEnd w:id="51"/>
      <w:bookmarkEnd w:id="52"/>
      <w:r w:rsidRPr="00B549C1">
        <w:rPr>
          <w:rFonts w:asciiTheme="minorHAnsi" w:hAnsiTheme="minorHAnsi" w:cstheme="minorHAnsi"/>
        </w:rPr>
        <w:t>Correction and Revisions</w:t>
      </w:r>
      <w:bookmarkEnd w:id="53"/>
      <w:bookmarkEnd w:id="54"/>
      <w:bookmarkEnd w:id="55"/>
      <w:bookmarkEnd w:id="56"/>
      <w:bookmarkEnd w:id="57"/>
      <w:bookmarkEnd w:id="58"/>
      <w:bookmarkEnd w:id="59"/>
      <w:bookmarkEnd w:id="60"/>
      <w:bookmarkEnd w:id="61"/>
      <w:bookmarkEnd w:id="62"/>
      <w:bookmarkEnd w:id="63"/>
      <w:bookmarkEnd w:id="64"/>
    </w:p>
    <w:p w14:paraId="762616DB" w14:textId="77777777"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This document will evolve as these requirements are reviewed. Please direct comments or suggestions for modification, preferably via email, to:</w:t>
      </w:r>
    </w:p>
    <w:p w14:paraId="762616DC" w14:textId="77777777" w:rsidR="003A77A3" w:rsidRPr="00B549C1" w:rsidRDefault="003A77A3" w:rsidP="003A77A3">
      <w:pPr>
        <w:rPr>
          <w:rFonts w:asciiTheme="minorHAnsi" w:hAnsiTheme="minorHAnsi" w:cstheme="minorHAnsi"/>
        </w:rPr>
      </w:pPr>
      <w:bookmarkStart w:id="66" w:name="_Toc235591030"/>
      <w:bookmarkStart w:id="67" w:name="_Toc413634499"/>
      <w:bookmarkStart w:id="68" w:name="_Ref418557815"/>
      <w:bookmarkStart w:id="69" w:name="_Ref418558109"/>
      <w:bookmarkStart w:id="70" w:name="_Toc524918144"/>
      <w:bookmarkStart w:id="71" w:name="_Toc30471886"/>
      <w:bookmarkStart w:id="72" w:name="_Toc66071675"/>
      <w:bookmarkEnd w:id="65"/>
    </w:p>
    <w:sdt>
      <w:sdtPr>
        <w:rPr>
          <w:rFonts w:asciiTheme="minorHAnsi" w:hAnsiTheme="minorHAnsi" w:cstheme="minorHAnsi"/>
          <w:b/>
        </w:rPr>
        <w:alias w:val="Author"/>
        <w:tag w:val=""/>
        <w:id w:val="1177997176"/>
        <w:placeholder>
          <w:docPart w:val="CD07237D5EE14BEF8A4D240C26A165B9"/>
        </w:placeholder>
        <w:dataBinding w:prefixMappings="xmlns:ns0='http://purl.org/dc/elements/1.1/' xmlns:ns1='http://schemas.openxmlformats.org/package/2006/metadata/core-properties' " w:xpath="/ns1:coreProperties[1]/ns0:creator[1]" w:storeItemID="{6C3C8BC8-F283-45AE-878A-BAB7291924A1}"/>
        <w:text/>
      </w:sdtPr>
      <w:sdtEndPr/>
      <w:sdtContent>
        <w:p w14:paraId="762616DD" w14:textId="77777777" w:rsidR="003A77A3" w:rsidRPr="00B549C1" w:rsidRDefault="007036FC" w:rsidP="003A77A3">
          <w:pPr>
            <w:ind w:left="720"/>
            <w:rPr>
              <w:rFonts w:asciiTheme="minorHAnsi" w:hAnsiTheme="minorHAnsi" w:cstheme="minorHAnsi"/>
              <w:b/>
            </w:rPr>
          </w:pPr>
          <w:r>
            <w:rPr>
              <w:rFonts w:asciiTheme="minorHAnsi" w:hAnsiTheme="minorHAnsi" w:cstheme="minorHAnsi"/>
              <w:b/>
            </w:rPr>
            <w:t>Written by Nancy Jones, updated by Tamara Lynch</w:t>
          </w:r>
        </w:p>
      </w:sdtContent>
    </w:sdt>
    <w:p w14:paraId="762616DE" w14:textId="77777777" w:rsidR="00B25FA9" w:rsidRPr="00B549C1" w:rsidRDefault="00B25FA9" w:rsidP="00B25FA9">
      <w:pPr>
        <w:tabs>
          <w:tab w:val="clear" w:pos="9360"/>
        </w:tabs>
        <w:ind w:left="720"/>
        <w:rPr>
          <w:rFonts w:asciiTheme="minorHAnsi" w:hAnsiTheme="minorHAnsi" w:cstheme="minorHAnsi"/>
          <w:b/>
        </w:rPr>
      </w:pPr>
      <w:r w:rsidRPr="00B549C1">
        <w:rPr>
          <w:rFonts w:asciiTheme="minorHAnsi" w:hAnsiTheme="minorHAnsi" w:cstheme="minorHAnsi"/>
          <w:b/>
        </w:rPr>
        <w:t xml:space="preserve">(813) </w:t>
      </w:r>
      <w:r w:rsidR="00232AD2">
        <w:rPr>
          <w:rFonts w:asciiTheme="minorHAnsi" w:hAnsiTheme="minorHAnsi" w:cstheme="minorHAnsi"/>
          <w:b/>
        </w:rPr>
        <w:t>637</w:t>
      </w:r>
      <w:r w:rsidR="005000DD">
        <w:rPr>
          <w:rFonts w:asciiTheme="minorHAnsi" w:hAnsiTheme="minorHAnsi" w:cstheme="minorHAnsi"/>
          <w:b/>
        </w:rPr>
        <w:t>-</w:t>
      </w:r>
      <w:r w:rsidR="00CF20D0">
        <w:rPr>
          <w:rFonts w:asciiTheme="minorHAnsi" w:hAnsiTheme="minorHAnsi" w:cstheme="minorHAnsi"/>
          <w:b/>
        </w:rPr>
        <w:t>5075</w:t>
      </w:r>
    </w:p>
    <w:p w14:paraId="762616DF" w14:textId="77777777" w:rsidR="00B25FA9" w:rsidRPr="00B549C1" w:rsidRDefault="009F6A6F" w:rsidP="00B25FA9">
      <w:pPr>
        <w:tabs>
          <w:tab w:val="clear" w:pos="9360"/>
        </w:tabs>
        <w:ind w:left="720"/>
        <w:rPr>
          <w:rFonts w:asciiTheme="minorHAnsi" w:hAnsiTheme="minorHAnsi" w:cstheme="minorHAnsi"/>
          <w:b/>
        </w:rPr>
      </w:pPr>
      <w:r>
        <w:rPr>
          <w:rFonts w:asciiTheme="minorHAnsi" w:hAnsiTheme="minorHAnsi" w:cstheme="minorHAnsi"/>
          <w:b/>
        </w:rPr>
        <w:t>tamara.lynch@syniverse.com</w:t>
      </w:r>
    </w:p>
    <w:p w14:paraId="762616E0" w14:textId="77777777" w:rsidR="00B25FA9" w:rsidRDefault="00B25FA9" w:rsidP="00B25FA9">
      <w:pPr>
        <w:pStyle w:val="Heading1"/>
        <w:rPr>
          <w:rFonts w:asciiTheme="minorHAnsi" w:hAnsiTheme="minorHAnsi" w:cstheme="minorHAnsi"/>
        </w:rPr>
      </w:pPr>
      <w:bookmarkStart w:id="73" w:name="_Toc394407667"/>
      <w:r w:rsidRPr="00B549C1">
        <w:rPr>
          <w:rFonts w:asciiTheme="minorHAnsi" w:hAnsiTheme="minorHAnsi" w:cstheme="minorHAnsi"/>
        </w:rPr>
        <w:t xml:space="preserve">Overall Description </w:t>
      </w:r>
      <w:r w:rsidR="004E56D0">
        <w:rPr>
          <w:rFonts w:asciiTheme="minorHAnsi" w:hAnsiTheme="minorHAnsi" w:cstheme="minorHAnsi"/>
        </w:rPr>
        <w:t>–</w:t>
      </w:r>
      <w:r w:rsidRPr="00B549C1">
        <w:rPr>
          <w:rFonts w:asciiTheme="minorHAnsi" w:hAnsiTheme="minorHAnsi" w:cstheme="minorHAnsi"/>
        </w:rPr>
        <w:t xml:space="preserve"> Background</w:t>
      </w:r>
      <w:bookmarkEnd w:id="66"/>
      <w:r w:rsidR="004E56D0">
        <w:rPr>
          <w:rFonts w:asciiTheme="minorHAnsi" w:hAnsiTheme="minorHAnsi" w:cstheme="minorHAnsi"/>
        </w:rPr>
        <w:t xml:space="preserve"> (Reference Section 1.1)</w:t>
      </w:r>
      <w:bookmarkEnd w:id="73"/>
    </w:p>
    <w:p w14:paraId="762616E1" w14:textId="77777777" w:rsidR="00F262DB" w:rsidRDefault="00F262DB">
      <w:pPr>
        <w:tabs>
          <w:tab w:val="clear" w:pos="9360"/>
        </w:tabs>
        <w:rPr>
          <w:rFonts w:asciiTheme="minorHAnsi" w:hAnsiTheme="minorHAnsi" w:cstheme="minorHAnsi"/>
          <w:b/>
          <w:kern w:val="28"/>
          <w:sz w:val="28"/>
        </w:rPr>
      </w:pPr>
      <w:bookmarkStart w:id="74" w:name="_Hlt418567451"/>
      <w:bookmarkEnd w:id="67"/>
      <w:bookmarkEnd w:id="68"/>
      <w:bookmarkEnd w:id="69"/>
      <w:bookmarkEnd w:id="70"/>
      <w:bookmarkEnd w:id="71"/>
      <w:bookmarkEnd w:id="72"/>
      <w:bookmarkEnd w:id="74"/>
      <w:r>
        <w:rPr>
          <w:rFonts w:asciiTheme="minorHAnsi" w:hAnsiTheme="minorHAnsi" w:cstheme="minorHAnsi"/>
        </w:rPr>
        <w:br w:type="page"/>
      </w:r>
    </w:p>
    <w:p w14:paraId="762616E2" w14:textId="77777777" w:rsidR="00B25FA9" w:rsidRDefault="00E67073" w:rsidP="00B25FA9">
      <w:pPr>
        <w:pStyle w:val="Heading1"/>
        <w:rPr>
          <w:rFonts w:asciiTheme="minorHAnsi" w:hAnsiTheme="minorHAnsi" w:cstheme="minorHAnsi"/>
        </w:rPr>
      </w:pPr>
      <w:bookmarkStart w:id="75" w:name="_Toc394407668"/>
      <w:r>
        <w:rPr>
          <w:rFonts w:asciiTheme="minorHAnsi" w:hAnsiTheme="minorHAnsi" w:cstheme="minorHAnsi"/>
        </w:rPr>
        <w:lastRenderedPageBreak/>
        <w:t>Incorporate New Data Feed for Diameter Data</w:t>
      </w:r>
      <w:bookmarkEnd w:id="75"/>
    </w:p>
    <w:p w14:paraId="762616E3" w14:textId="77777777" w:rsidR="00E67073" w:rsidRDefault="00E67073" w:rsidP="00E67073">
      <w:r>
        <w:t>The VisProactive BI engine shall use the Diameter data feed from Visibility Services to provide the functionality described herein.</w:t>
      </w:r>
    </w:p>
    <w:p w14:paraId="762616E4" w14:textId="77777777" w:rsidR="001166A4" w:rsidRDefault="001166A4" w:rsidP="00E67073"/>
    <w:p w14:paraId="762616E5" w14:textId="77777777" w:rsidR="001166A4" w:rsidRDefault="001166A4" w:rsidP="004649B7">
      <w:pPr>
        <w:pStyle w:val="Heading2"/>
      </w:pPr>
      <w:bookmarkStart w:id="76" w:name="_Toc394407669"/>
      <w:r>
        <w:t>Visibility Services Requirements</w:t>
      </w:r>
      <w:bookmarkEnd w:id="76"/>
    </w:p>
    <w:p w14:paraId="762616E6" w14:textId="77777777" w:rsidR="001166A4" w:rsidRDefault="001166A4" w:rsidP="00E67073">
      <w:r>
        <w:t>Visibility Services shall prov</w:t>
      </w:r>
      <w:r w:rsidR="004649B7">
        <w:t>ide the data to VisProactive in the manner determined during design.</w:t>
      </w:r>
    </w:p>
    <w:p w14:paraId="762616E7" w14:textId="77777777" w:rsidR="006E3466" w:rsidRDefault="006E3466" w:rsidP="006E3466">
      <w:pPr>
        <w:rPr>
          <w:b/>
          <w:sz w:val="24"/>
          <w:szCs w:val="24"/>
        </w:rPr>
      </w:pPr>
    </w:p>
    <w:p w14:paraId="762616E8" w14:textId="77777777" w:rsidR="00CE0EE0" w:rsidRPr="006E3466" w:rsidRDefault="00F96D2C" w:rsidP="006E3466">
      <w:pPr>
        <w:rPr>
          <w:b/>
          <w:sz w:val="24"/>
          <w:szCs w:val="24"/>
        </w:rPr>
      </w:pPr>
      <w:r w:rsidRPr="006E3466">
        <w:rPr>
          <w:b/>
          <w:sz w:val="24"/>
          <w:szCs w:val="24"/>
        </w:rPr>
        <w:t xml:space="preserve">Diameter </w:t>
      </w:r>
      <w:r w:rsidR="00CE0EE0" w:rsidRPr="006E3466">
        <w:rPr>
          <w:b/>
          <w:sz w:val="24"/>
          <w:szCs w:val="24"/>
        </w:rPr>
        <w:t>Databroker</w:t>
      </w:r>
    </w:p>
    <w:p w14:paraId="762616E9" w14:textId="77777777" w:rsidR="00F96D2C" w:rsidRPr="00CB7F74" w:rsidRDefault="00F96D2C" w:rsidP="00F96D2C">
      <w:pPr>
        <w:rPr>
          <w:i/>
        </w:rPr>
      </w:pPr>
      <w:bookmarkStart w:id="77" w:name="_Toc381964399"/>
      <w:bookmarkStart w:id="78" w:name="_Toc381964400"/>
      <w:bookmarkStart w:id="79" w:name="_Toc381964401"/>
      <w:bookmarkStart w:id="80" w:name="_Toc381964402"/>
      <w:bookmarkStart w:id="81" w:name="_Toc341183975"/>
      <w:bookmarkEnd w:id="77"/>
      <w:bookmarkEnd w:id="78"/>
      <w:bookmarkEnd w:id="79"/>
      <w:bookmarkEnd w:id="80"/>
      <w:r w:rsidRPr="00CB7F74">
        <w:rPr>
          <w:i/>
        </w:rPr>
        <w:t xml:space="preserve">Background information: Currently (April 2014), only the Tekelec </w:t>
      </w:r>
      <w:proofErr w:type="spellStart"/>
      <w:r w:rsidRPr="00CB7F74">
        <w:rPr>
          <w:i/>
        </w:rPr>
        <w:t>DSR</w:t>
      </w:r>
      <w:proofErr w:type="spellEnd"/>
      <w:r w:rsidRPr="00CB7F74">
        <w:rPr>
          <w:i/>
        </w:rPr>
        <w:t xml:space="preserve"> provides the Diameter feed.  The Syniverse Diameter Databroker has not been tested. VisPro receives Diameter data from Vis Services not, from Databroker directly, therefore, when the Diameter Databroker goes into production, no changes to Vis to VisPro interface are expected but may be possible.  Testing will be necessary to validate if changes are necessary.</w:t>
      </w:r>
    </w:p>
    <w:p w14:paraId="762616EA" w14:textId="77777777" w:rsidR="00F96D2C" w:rsidRPr="00CB7F74" w:rsidRDefault="00F96D2C" w:rsidP="00F96D2C">
      <w:pPr>
        <w:rPr>
          <w:i/>
        </w:rPr>
      </w:pPr>
    </w:p>
    <w:p w14:paraId="762616EB" w14:textId="77777777" w:rsidR="00F96D2C" w:rsidRPr="00CB7F74" w:rsidRDefault="00F96D2C" w:rsidP="00F96D2C">
      <w:pPr>
        <w:rPr>
          <w:i/>
        </w:rPr>
      </w:pPr>
      <w:r w:rsidRPr="00CB7F74">
        <w:rPr>
          <w:i/>
        </w:rPr>
        <w:t>In the future, if multiple data</w:t>
      </w:r>
      <w:r w:rsidR="009F6A6F" w:rsidRPr="00CB7F74">
        <w:rPr>
          <w:i/>
        </w:rPr>
        <w:t xml:space="preserve"> </w:t>
      </w:r>
      <w:r w:rsidRPr="00CB7F74">
        <w:rPr>
          <w:i/>
        </w:rPr>
        <w:t>brokers are used, it is expected that the Session ID will be the same for identical transactions, regardless of where it is captured, and the Session ID would still be the element used to join.</w:t>
      </w:r>
    </w:p>
    <w:p w14:paraId="762616EC" w14:textId="77777777" w:rsidR="00F96D2C" w:rsidRDefault="00F96D2C" w:rsidP="008C662A">
      <w:pPr>
        <w:pStyle w:val="Heading3"/>
      </w:pPr>
      <w:bookmarkStart w:id="82" w:name="_Toc30471887"/>
      <w:bookmarkStart w:id="83" w:name="_Toc524918147"/>
      <w:bookmarkStart w:id="84" w:name="_Toc532262707"/>
      <w:bookmarkStart w:id="85" w:name="_Toc524918157"/>
      <w:bookmarkStart w:id="86" w:name="_Toc532262717"/>
      <w:bookmarkStart w:id="87" w:name="_Toc394407670"/>
      <w:bookmarkStart w:id="88" w:name="_Toc413634512"/>
      <w:bookmarkStart w:id="89" w:name="_Ref418557994"/>
      <w:bookmarkStart w:id="90" w:name="_Ref418558228"/>
      <w:bookmarkStart w:id="91" w:name="_Toc524918162"/>
      <w:bookmarkStart w:id="92" w:name="_Toc30471907"/>
      <w:bookmarkStart w:id="93" w:name="_Toc235591033"/>
      <w:bookmarkEnd w:id="82"/>
      <w:bookmarkEnd w:id="83"/>
      <w:bookmarkEnd w:id="84"/>
      <w:bookmarkEnd w:id="85"/>
      <w:bookmarkEnd w:id="86"/>
      <w:r>
        <w:t>Vis to VisPro Interface</w:t>
      </w:r>
      <w:bookmarkEnd w:id="87"/>
    </w:p>
    <w:p w14:paraId="762616ED" w14:textId="77777777" w:rsidR="00F96D2C" w:rsidRPr="00F96D2C" w:rsidRDefault="00F96D2C" w:rsidP="00F96D2C">
      <w:r>
        <w:t>Vis shall have 2 different phases for the Vis to VisPro interface:</w:t>
      </w:r>
    </w:p>
    <w:p w14:paraId="762616EE" w14:textId="77777777" w:rsidR="00F96D2C" w:rsidRDefault="00F96D2C" w:rsidP="00772E7D">
      <w:pPr>
        <w:pStyle w:val="ListParagraph"/>
        <w:numPr>
          <w:ilvl w:val="0"/>
          <w:numId w:val="53"/>
        </w:numPr>
      </w:pPr>
      <w:r>
        <w:t>A short term solution which is about to go into production</w:t>
      </w:r>
    </w:p>
    <w:p w14:paraId="762616EF" w14:textId="77777777" w:rsidR="00F96D2C" w:rsidRDefault="00F96D2C" w:rsidP="00772E7D">
      <w:pPr>
        <w:pStyle w:val="ListParagraph"/>
        <w:numPr>
          <w:ilvl w:val="0"/>
          <w:numId w:val="53"/>
        </w:numPr>
      </w:pPr>
      <w:r>
        <w:t xml:space="preserve">A later phase solution for adding </w:t>
      </w:r>
      <w:proofErr w:type="spellStart"/>
      <w:r>
        <w:t>MFT</w:t>
      </w:r>
      <w:proofErr w:type="spellEnd"/>
      <w:r>
        <w:t>.</w:t>
      </w:r>
    </w:p>
    <w:p w14:paraId="762616F0" w14:textId="77777777" w:rsidR="00F96D2C" w:rsidRDefault="001A57AE" w:rsidP="00F96D2C">
      <w:r>
        <w:t>The system must be able to accept data from either interface.</w:t>
      </w:r>
    </w:p>
    <w:p w14:paraId="762616F1" w14:textId="77777777" w:rsidR="007036FC" w:rsidRDefault="007036FC" w:rsidP="00F96D2C"/>
    <w:p w14:paraId="762616F2" w14:textId="77777777" w:rsidR="007036FC" w:rsidRPr="001E5E2B" w:rsidRDefault="007036FC" w:rsidP="00F96D2C"/>
    <w:bookmarkEnd w:id="88"/>
    <w:bookmarkEnd w:id="89"/>
    <w:bookmarkEnd w:id="90"/>
    <w:bookmarkEnd w:id="91"/>
    <w:bookmarkEnd w:id="92"/>
    <w:bookmarkEnd w:id="93"/>
    <w:p w14:paraId="762616F3" w14:textId="77777777" w:rsidR="007036FC" w:rsidRDefault="007036FC">
      <w:pPr>
        <w:tabs>
          <w:tab w:val="clear" w:pos="9360"/>
        </w:tabs>
        <w:rPr>
          <w:rFonts w:cs="Arial"/>
          <w:b/>
          <w:sz w:val="24"/>
        </w:rPr>
      </w:pPr>
      <w:r>
        <w:br w:type="page"/>
      </w:r>
    </w:p>
    <w:p w14:paraId="762616F4" w14:textId="77777777" w:rsidR="002C32D1" w:rsidRPr="004058AB" w:rsidRDefault="002C32D1" w:rsidP="004058AB">
      <w:pPr>
        <w:pStyle w:val="Heading2"/>
      </w:pPr>
      <w:bookmarkStart w:id="94" w:name="_Toc394407671"/>
      <w:r w:rsidRPr="004058AB">
        <w:lastRenderedPageBreak/>
        <w:t>Data Analysis and Preparation</w:t>
      </w:r>
      <w:bookmarkEnd w:id="94"/>
    </w:p>
    <w:p w14:paraId="762616F5" w14:textId="77777777" w:rsidR="001166A4" w:rsidRDefault="001166A4" w:rsidP="008C662A">
      <w:pPr>
        <w:pStyle w:val="Heading3"/>
      </w:pPr>
      <w:bookmarkStart w:id="95" w:name="_Toc394407672"/>
      <w:r>
        <w:t>Preprocessor</w:t>
      </w:r>
      <w:bookmarkEnd w:id="81"/>
      <w:bookmarkEnd w:id="95"/>
      <w:r>
        <w:t xml:space="preserve"> </w:t>
      </w:r>
    </w:p>
    <w:p w14:paraId="762616F6" w14:textId="77777777" w:rsidR="001166A4" w:rsidRDefault="001166A4" w:rsidP="001166A4">
      <w:r>
        <w:t xml:space="preserve">A preprocessor shall be developed to process the data received from Visibility Services.  </w:t>
      </w:r>
      <w:r w:rsidR="002C32D1">
        <w:t>This is expected to be needed only f</w:t>
      </w:r>
      <w:r w:rsidR="00CE0EE0">
        <w:t>or filtering and standardization and data conformance.</w:t>
      </w:r>
    </w:p>
    <w:p w14:paraId="762616F7" w14:textId="77777777" w:rsidR="00CE0EE0" w:rsidRDefault="00CE0EE0" w:rsidP="001166A4"/>
    <w:p w14:paraId="762616F8" w14:textId="77777777" w:rsidR="00CE0EE0" w:rsidRPr="00F01E17" w:rsidRDefault="00CE0EE0" w:rsidP="001166A4">
      <w:pPr>
        <w:rPr>
          <w:i/>
        </w:rPr>
      </w:pPr>
      <w:r w:rsidRPr="00F01E17">
        <w:rPr>
          <w:i/>
        </w:rPr>
        <w:t xml:space="preserve">Note: There will not be a control file for this feed because it’s a non-Tandem process on the Vis Svc side. </w:t>
      </w:r>
    </w:p>
    <w:p w14:paraId="762616F9" w14:textId="77777777" w:rsidR="002C32D1" w:rsidRDefault="002C32D1" w:rsidP="001166A4">
      <w:pPr>
        <w:rPr>
          <w:color w:val="808080" w:themeColor="background1" w:themeShade="80"/>
        </w:rPr>
      </w:pPr>
    </w:p>
    <w:p w14:paraId="762616FA" w14:textId="77777777" w:rsidR="00487AD4" w:rsidRPr="00F56790" w:rsidRDefault="00487AD4" w:rsidP="00487AD4">
      <w:r w:rsidRPr="00F56790">
        <w:t>For details of the following items, see the Design Document</w:t>
      </w:r>
      <w:r w:rsidR="00F56790" w:rsidRPr="00F56790">
        <w:t>s in SharePoint.</w:t>
      </w:r>
      <w:r w:rsidR="00F56790">
        <w:t xml:space="preserve">  (See Section 1.5 for the links to SharePoint.</w:t>
      </w:r>
    </w:p>
    <w:p w14:paraId="762616FB" w14:textId="77777777" w:rsidR="00F56790" w:rsidRDefault="00F56790" w:rsidP="00487AD4">
      <w:pPr>
        <w:rPr>
          <w:color w:val="FF0000"/>
        </w:rPr>
      </w:pPr>
    </w:p>
    <w:p w14:paraId="762616FC" w14:textId="77777777" w:rsidR="002C32D1" w:rsidRDefault="002C32D1" w:rsidP="008C662A">
      <w:pPr>
        <w:pStyle w:val="Heading4"/>
      </w:pPr>
      <w:r>
        <w:t>Data Rules/Conditions</w:t>
      </w:r>
    </w:p>
    <w:p w14:paraId="762616FD" w14:textId="77777777" w:rsidR="002C32D1" w:rsidRDefault="00487AD4" w:rsidP="008C662A">
      <w:pPr>
        <w:pStyle w:val="Heading4"/>
      </w:pPr>
      <w:r w:rsidRPr="00D743AE" w:rsidDel="00487AD4">
        <w:rPr>
          <w:color w:val="FF0000"/>
        </w:rPr>
        <w:t xml:space="preserve"> </w:t>
      </w:r>
      <w:r w:rsidR="002C32D1">
        <w:t>File Naming Conventions</w:t>
      </w:r>
    </w:p>
    <w:p w14:paraId="762616FE" w14:textId="77777777" w:rsidR="002C32D1" w:rsidRDefault="002C32D1" w:rsidP="008C662A">
      <w:pPr>
        <w:pStyle w:val="Heading4"/>
      </w:pPr>
      <w:r>
        <w:t>Timestamps and Other Identifiers</w:t>
      </w:r>
    </w:p>
    <w:p w14:paraId="762616FF" w14:textId="77777777" w:rsidR="002C32D1" w:rsidRDefault="002C32D1" w:rsidP="008C662A">
      <w:pPr>
        <w:pStyle w:val="Heading4"/>
      </w:pPr>
      <w:r>
        <w:t>Validation Rules</w:t>
      </w:r>
    </w:p>
    <w:p w14:paraId="76261700" w14:textId="77777777" w:rsidR="002C32D1" w:rsidRDefault="002C32D1" w:rsidP="002C32D1">
      <w:r>
        <w:t xml:space="preserve">All of the fields received from Visibility Services shall contain </w:t>
      </w:r>
      <w:r w:rsidR="00F01E17">
        <w:t>a value, t</w:t>
      </w:r>
      <w:r>
        <w:t>hat is, no field shall be blank.</w:t>
      </w:r>
    </w:p>
    <w:p w14:paraId="76261701" w14:textId="77777777" w:rsidR="002C32D1" w:rsidRPr="002C32D1" w:rsidRDefault="002C32D1" w:rsidP="002C32D1"/>
    <w:p w14:paraId="76261702" w14:textId="77777777" w:rsidR="003E150E" w:rsidRDefault="00F01E17" w:rsidP="008C662A">
      <w:pPr>
        <w:pStyle w:val="Heading3"/>
      </w:pPr>
      <w:bookmarkStart w:id="96" w:name="correlation"/>
      <w:bookmarkStart w:id="97" w:name="_Toc394407673"/>
      <w:bookmarkEnd w:id="96"/>
      <w:r>
        <w:t>Aggregation</w:t>
      </w:r>
      <w:bookmarkEnd w:id="97"/>
    </w:p>
    <w:p w14:paraId="76261703" w14:textId="77777777" w:rsidR="0051761A" w:rsidRDefault="003E150E" w:rsidP="003E150E">
      <w:pPr>
        <w:keepNext/>
      </w:pPr>
      <w:r>
        <w:t xml:space="preserve">VisProactive shall use the Session ID to </w:t>
      </w:r>
      <w:r w:rsidR="00F01E17">
        <w:t xml:space="preserve">aggregate </w:t>
      </w:r>
      <w:r>
        <w:t xml:space="preserve">transactions that are sent in more than 2 legs. </w:t>
      </w:r>
    </w:p>
    <w:p w14:paraId="76261704" w14:textId="77777777" w:rsidR="00CE0EE0" w:rsidRDefault="00CE0EE0" w:rsidP="008C662A">
      <w:pPr>
        <w:pStyle w:val="Heading4"/>
      </w:pPr>
      <w:r>
        <w:t>Timestamps</w:t>
      </w:r>
    </w:p>
    <w:p w14:paraId="76261705" w14:textId="77777777" w:rsidR="00D743AE" w:rsidRDefault="00CE0EE0" w:rsidP="00D74935">
      <w:pPr>
        <w:pStyle w:val="Heading5"/>
      </w:pPr>
      <w:r>
        <w:t>Start Timestamp</w:t>
      </w:r>
    </w:p>
    <w:p w14:paraId="76261706" w14:textId="77777777" w:rsidR="003E150E" w:rsidRDefault="00D743AE" w:rsidP="00D743AE">
      <w:r>
        <w:t>The Start Timestamp shall determine which quarter hour that row will be counted against.</w:t>
      </w:r>
    </w:p>
    <w:p w14:paraId="76261707" w14:textId="77777777" w:rsidR="00CE0EE0" w:rsidRPr="00CE0EE0" w:rsidRDefault="00CE0EE0" w:rsidP="00D74935">
      <w:pPr>
        <w:pStyle w:val="Heading5"/>
      </w:pPr>
      <w:r>
        <w:t xml:space="preserve">End </w:t>
      </w:r>
      <w:r w:rsidR="00D743AE">
        <w:t>T</w:t>
      </w:r>
      <w:r>
        <w:t>imestamp</w:t>
      </w:r>
    </w:p>
    <w:p w14:paraId="76261708" w14:textId="77777777" w:rsidR="00D743AE" w:rsidRDefault="00D743AE" w:rsidP="003E150E">
      <w:pPr>
        <w:keepNext/>
      </w:pPr>
      <w:r>
        <w:t>The End Timestamp shall be captured</w:t>
      </w:r>
      <w:r w:rsidR="00487AD4">
        <w:t xml:space="preserve"> for duplicates detection and</w:t>
      </w:r>
      <w:r>
        <w:t xml:space="preserve"> i</w:t>
      </w:r>
      <w:r w:rsidR="003E150E">
        <w:t>n order to eventually be able to analyze issues</w:t>
      </w:r>
      <w:r>
        <w:t>.</w:t>
      </w:r>
      <w:r w:rsidR="003E150E">
        <w:t xml:space="preserve"> </w:t>
      </w:r>
    </w:p>
    <w:p w14:paraId="76261709" w14:textId="77777777" w:rsidR="00D743AE" w:rsidRDefault="00D743AE" w:rsidP="003E150E">
      <w:pPr>
        <w:keepNext/>
      </w:pPr>
    </w:p>
    <w:p w14:paraId="7626170A" w14:textId="77777777" w:rsidR="007036FC" w:rsidRDefault="007036FC">
      <w:pPr>
        <w:tabs>
          <w:tab w:val="clear" w:pos="9360"/>
        </w:tabs>
        <w:rPr>
          <w:rFonts w:cs="Arial"/>
          <w:b/>
          <w:sz w:val="24"/>
        </w:rPr>
      </w:pPr>
      <w:r>
        <w:br w:type="page"/>
      </w:r>
    </w:p>
    <w:p w14:paraId="7626170B" w14:textId="77777777" w:rsidR="002C32D1" w:rsidRDefault="002C32D1" w:rsidP="002C32D1">
      <w:pPr>
        <w:pStyle w:val="Heading2"/>
      </w:pPr>
      <w:bookmarkStart w:id="98" w:name="_Toc394407674"/>
      <w:r>
        <w:lastRenderedPageBreak/>
        <w:t>Pod/Feed Selection</w:t>
      </w:r>
      <w:bookmarkEnd w:id="98"/>
    </w:p>
    <w:p w14:paraId="7626170C" w14:textId="77777777" w:rsidR="002C32D1" w:rsidRPr="00487AD4" w:rsidRDefault="002C32D1" w:rsidP="002C32D1">
      <w:r w:rsidRPr="00D743AE">
        <w:t xml:space="preserve">Diameter data shall be available via selectable pods/feeds in the VisProactive user </w:t>
      </w:r>
      <w:r w:rsidRPr="00487AD4">
        <w:t>interface in the manner of the existing VisProactive pods/feeds.</w:t>
      </w:r>
      <w:r w:rsidR="00E3404C" w:rsidRPr="00487AD4">
        <w:t xml:space="preserve"> </w:t>
      </w:r>
    </w:p>
    <w:p w14:paraId="7626170D" w14:textId="77777777" w:rsidR="00D743AE" w:rsidRDefault="00D743AE" w:rsidP="002C32D1"/>
    <w:p w14:paraId="7626170E" w14:textId="77777777" w:rsidR="00D743AE" w:rsidRPr="00D743AE" w:rsidRDefault="00D743AE" w:rsidP="002C32D1">
      <w:pPr>
        <w:rPr>
          <w:i/>
        </w:rPr>
      </w:pPr>
      <w:r w:rsidRPr="00D743AE">
        <w:rPr>
          <w:i/>
        </w:rPr>
        <w:t xml:space="preserve">Note:  The introduction of the new version of Crossroad, </w:t>
      </w:r>
      <w:proofErr w:type="spellStart"/>
      <w:r w:rsidRPr="00D743AE">
        <w:rPr>
          <w:i/>
        </w:rPr>
        <w:t>MySyniverse</w:t>
      </w:r>
      <w:proofErr w:type="spellEnd"/>
      <w:r w:rsidRPr="00D743AE">
        <w:rPr>
          <w:i/>
        </w:rPr>
        <w:t xml:space="preserve">, may impact some of the look and feel from the user perspective, however, within </w:t>
      </w:r>
      <w:proofErr w:type="gramStart"/>
      <w:r w:rsidRPr="00D743AE">
        <w:rPr>
          <w:i/>
        </w:rPr>
        <w:t>VisProactive,</w:t>
      </w:r>
      <w:proofErr w:type="gramEnd"/>
      <w:r w:rsidRPr="00D743AE">
        <w:rPr>
          <w:i/>
        </w:rPr>
        <w:t xml:space="preserve"> the interface will be basically the same as </w:t>
      </w:r>
      <w:r w:rsidR="009F6A6F">
        <w:rPr>
          <w:i/>
        </w:rPr>
        <w:t xml:space="preserve">it </w:t>
      </w:r>
      <w:r w:rsidRPr="00D743AE">
        <w:rPr>
          <w:i/>
        </w:rPr>
        <w:t>is today.</w:t>
      </w:r>
    </w:p>
    <w:p w14:paraId="7626170F" w14:textId="77777777" w:rsidR="002C32D1" w:rsidRDefault="002C32D1" w:rsidP="002C32D1"/>
    <w:p w14:paraId="76261710" w14:textId="77777777" w:rsidR="002C32D1" w:rsidRDefault="002C32D1" w:rsidP="002C32D1">
      <w:r>
        <w:t>The pods shall be labeled as noted below, and the expansion text shall be provided in the manner of the existing VisProactive pods/feeds.</w:t>
      </w:r>
    </w:p>
    <w:p w14:paraId="76261711" w14:textId="77777777" w:rsidR="002C32D1" w:rsidRDefault="002C32D1" w:rsidP="002C32D1"/>
    <w:p w14:paraId="76261712" w14:textId="77777777" w:rsidR="002C32D1" w:rsidRDefault="002C32D1" w:rsidP="002C32D1">
      <w:r>
        <w:t>The user shall be able to select and deselect the pods to view.</w:t>
      </w:r>
    </w:p>
    <w:p w14:paraId="76261713" w14:textId="77777777" w:rsidR="002C32D1" w:rsidRDefault="002C32D1" w:rsidP="002C32D1"/>
    <w:tbl>
      <w:tblPr>
        <w:tblStyle w:val="TableGrid"/>
        <w:tblW w:w="0" w:type="auto"/>
        <w:tblInd w:w="360" w:type="dxa"/>
        <w:tblLook w:val="04A0" w:firstRow="1" w:lastRow="0" w:firstColumn="1" w:lastColumn="0" w:noHBand="0" w:noVBand="1"/>
      </w:tblPr>
      <w:tblGrid>
        <w:gridCol w:w="4068"/>
        <w:gridCol w:w="5148"/>
      </w:tblGrid>
      <w:tr w:rsidR="00DF6620" w:rsidRPr="00DF6620" w14:paraId="76261716" w14:textId="77777777" w:rsidTr="00DF6620">
        <w:tc>
          <w:tcPr>
            <w:tcW w:w="4068" w:type="dxa"/>
            <w:shd w:val="clear" w:color="auto" w:fill="BFBFBF" w:themeFill="background1" w:themeFillShade="BF"/>
          </w:tcPr>
          <w:p w14:paraId="76261714" w14:textId="77777777" w:rsidR="002C32D1" w:rsidRPr="00DF6620" w:rsidRDefault="002C32D1" w:rsidP="00772E7D">
            <w:pPr>
              <w:pStyle w:val="ListBullet"/>
            </w:pPr>
            <w:r w:rsidRPr="00DF6620">
              <w:t>Pod/Feed Label</w:t>
            </w:r>
          </w:p>
        </w:tc>
        <w:tc>
          <w:tcPr>
            <w:tcW w:w="5148" w:type="dxa"/>
            <w:shd w:val="clear" w:color="auto" w:fill="BFBFBF" w:themeFill="background1" w:themeFillShade="BF"/>
          </w:tcPr>
          <w:p w14:paraId="76261715" w14:textId="77777777" w:rsidR="002C32D1" w:rsidRPr="00DF6620" w:rsidRDefault="002C32D1" w:rsidP="00772E7D">
            <w:pPr>
              <w:pStyle w:val="ListBullet"/>
            </w:pPr>
            <w:r w:rsidRPr="00DF6620">
              <w:t>Expansion Text</w:t>
            </w:r>
          </w:p>
        </w:tc>
      </w:tr>
      <w:tr w:rsidR="002C32D1" w:rsidRPr="00E522A0" w14:paraId="76261719" w14:textId="77777777" w:rsidTr="00DF6620">
        <w:tc>
          <w:tcPr>
            <w:tcW w:w="4068" w:type="dxa"/>
          </w:tcPr>
          <w:p w14:paraId="76261717" w14:textId="77777777" w:rsidR="002C32D1" w:rsidRPr="00E522A0" w:rsidRDefault="002C32D1" w:rsidP="00772E7D">
            <w:pPr>
              <w:pStyle w:val="ListBullet"/>
            </w:pPr>
            <w:r>
              <w:t>Diameter</w:t>
            </w:r>
            <w:r w:rsidRPr="00E522A0">
              <w:t xml:space="preserve"> - Heat Map</w:t>
            </w:r>
          </w:p>
        </w:tc>
        <w:tc>
          <w:tcPr>
            <w:tcW w:w="5148" w:type="dxa"/>
          </w:tcPr>
          <w:p w14:paraId="76261718" w14:textId="77777777" w:rsidR="002C32D1" w:rsidRPr="00707919" w:rsidRDefault="002C32D1" w:rsidP="00772E7D">
            <w:pPr>
              <w:pStyle w:val="ListBullet"/>
            </w:pPr>
            <w:r w:rsidRPr="00707919">
              <w:t>A map of the world showing hot spots of activity.</w:t>
            </w:r>
          </w:p>
        </w:tc>
      </w:tr>
      <w:tr w:rsidR="002C32D1" w:rsidRPr="00E522A0" w14:paraId="7626171C" w14:textId="77777777" w:rsidTr="00DF6620">
        <w:tc>
          <w:tcPr>
            <w:tcW w:w="4068" w:type="dxa"/>
          </w:tcPr>
          <w:p w14:paraId="7626171A" w14:textId="77777777" w:rsidR="002C32D1" w:rsidRPr="00E522A0" w:rsidRDefault="002C32D1" w:rsidP="00772E7D">
            <w:pPr>
              <w:pStyle w:val="ListBullet"/>
            </w:pPr>
            <w:r>
              <w:t>Diameter</w:t>
            </w:r>
            <w:r w:rsidRPr="00E522A0">
              <w:t xml:space="preserve"> - Unique Roamer</w:t>
            </w:r>
          </w:p>
        </w:tc>
        <w:tc>
          <w:tcPr>
            <w:tcW w:w="5148" w:type="dxa"/>
          </w:tcPr>
          <w:p w14:paraId="7626171B" w14:textId="77777777" w:rsidR="002C32D1" w:rsidRPr="00707919" w:rsidRDefault="002C32D1" w:rsidP="00772E7D">
            <w:pPr>
              <w:pStyle w:val="ListBullet"/>
            </w:pPr>
            <w:r w:rsidRPr="00707919">
              <w:t>Graphs of current counts over historical norms for Unique Roamers</w:t>
            </w:r>
          </w:p>
        </w:tc>
      </w:tr>
      <w:tr w:rsidR="002C32D1" w:rsidRPr="00E522A0" w14:paraId="7626171F" w14:textId="77777777" w:rsidTr="00DF6620">
        <w:tc>
          <w:tcPr>
            <w:tcW w:w="4068" w:type="dxa"/>
          </w:tcPr>
          <w:p w14:paraId="7626171D" w14:textId="77777777" w:rsidR="002C32D1" w:rsidRPr="00E522A0" w:rsidRDefault="002C32D1" w:rsidP="00772E7D">
            <w:pPr>
              <w:pStyle w:val="ListBullet"/>
            </w:pPr>
            <w:r>
              <w:t>Diameter</w:t>
            </w:r>
            <w:r w:rsidRPr="00E522A0">
              <w:t xml:space="preserve"> </w:t>
            </w:r>
            <w:r>
              <w:t>–</w:t>
            </w:r>
            <w:r w:rsidRPr="00E522A0">
              <w:t xml:space="preserve"> </w:t>
            </w:r>
            <w:r>
              <w:t xml:space="preserve">Traffic </w:t>
            </w:r>
          </w:p>
        </w:tc>
        <w:tc>
          <w:tcPr>
            <w:tcW w:w="5148" w:type="dxa"/>
          </w:tcPr>
          <w:p w14:paraId="7626171E" w14:textId="77777777" w:rsidR="002C32D1" w:rsidRPr="00707919" w:rsidRDefault="002C32D1" w:rsidP="00772E7D">
            <w:pPr>
              <w:pStyle w:val="ListBullet"/>
            </w:pPr>
            <w:r w:rsidRPr="00707919">
              <w:t xml:space="preserve">Graphs of current counts over historical norms per </w:t>
            </w:r>
            <w:r>
              <w:t xml:space="preserve">Traffic </w:t>
            </w:r>
            <w:r w:rsidRPr="00707919">
              <w:t>Type</w:t>
            </w:r>
          </w:p>
        </w:tc>
      </w:tr>
      <w:tr w:rsidR="002C32D1" w:rsidRPr="00E522A0" w14:paraId="76261722" w14:textId="77777777" w:rsidTr="00DF6620">
        <w:tc>
          <w:tcPr>
            <w:tcW w:w="4068" w:type="dxa"/>
          </w:tcPr>
          <w:p w14:paraId="76261720" w14:textId="77777777" w:rsidR="002C32D1" w:rsidRPr="00E522A0" w:rsidRDefault="002C32D1" w:rsidP="00772E7D">
            <w:pPr>
              <w:pStyle w:val="ListBullet"/>
            </w:pPr>
            <w:r>
              <w:t>Diameter</w:t>
            </w:r>
            <w:r w:rsidRPr="00E522A0">
              <w:t xml:space="preserve"> - Most Active</w:t>
            </w:r>
          </w:p>
        </w:tc>
        <w:tc>
          <w:tcPr>
            <w:tcW w:w="5148" w:type="dxa"/>
          </w:tcPr>
          <w:p w14:paraId="76261721" w14:textId="77777777" w:rsidR="002C32D1" w:rsidRPr="00707919" w:rsidRDefault="002C32D1" w:rsidP="009F6A6F">
            <w:pPr>
              <w:pStyle w:val="ListBullet"/>
            </w:pPr>
            <w:r w:rsidRPr="00707919">
              <w:t xml:space="preserve">Graphs of the most active Countries, </w:t>
            </w:r>
            <w:r w:rsidR="009F6A6F">
              <w:t>operators</w:t>
            </w:r>
            <w:r w:rsidRPr="00707919">
              <w:t xml:space="preserve">, or Nodes </w:t>
            </w:r>
            <w:r w:rsidR="009F6A6F">
              <w:t>by counts of messages</w:t>
            </w:r>
          </w:p>
        </w:tc>
      </w:tr>
      <w:tr w:rsidR="002C32D1" w:rsidRPr="00E522A0" w14:paraId="76261725" w14:textId="77777777" w:rsidTr="00DF6620">
        <w:tc>
          <w:tcPr>
            <w:tcW w:w="4068" w:type="dxa"/>
          </w:tcPr>
          <w:p w14:paraId="76261723" w14:textId="77777777" w:rsidR="002C32D1" w:rsidRPr="00E522A0" w:rsidRDefault="002C32D1" w:rsidP="00772E7D">
            <w:pPr>
              <w:pStyle w:val="ListBullet"/>
            </w:pPr>
            <w:r>
              <w:t>Diameter</w:t>
            </w:r>
            <w:r w:rsidRPr="00E522A0">
              <w:t xml:space="preserve"> - Most Active Unique Roamer</w:t>
            </w:r>
          </w:p>
        </w:tc>
        <w:tc>
          <w:tcPr>
            <w:tcW w:w="5148" w:type="dxa"/>
          </w:tcPr>
          <w:p w14:paraId="76261724" w14:textId="77777777" w:rsidR="002C32D1" w:rsidRPr="00707919" w:rsidRDefault="002C32D1" w:rsidP="009F6A6F">
            <w:pPr>
              <w:pStyle w:val="ListBullet"/>
            </w:pPr>
            <w:r w:rsidRPr="00707919">
              <w:t xml:space="preserve">Displays information about the most active </w:t>
            </w:r>
            <w:r w:rsidR="009F6A6F">
              <w:t>countries, operators or nodes by counts of unique roamers</w:t>
            </w:r>
            <w:r w:rsidRPr="00707919">
              <w:t>.</w:t>
            </w:r>
          </w:p>
        </w:tc>
      </w:tr>
      <w:tr w:rsidR="002C32D1" w:rsidRPr="00E522A0" w14:paraId="76261728" w14:textId="77777777" w:rsidTr="00DF6620">
        <w:tc>
          <w:tcPr>
            <w:tcW w:w="4068" w:type="dxa"/>
          </w:tcPr>
          <w:p w14:paraId="76261726" w14:textId="77777777" w:rsidR="002C32D1" w:rsidRPr="00E522A0" w:rsidRDefault="002C32D1" w:rsidP="00772E7D">
            <w:pPr>
              <w:pStyle w:val="ListBullet"/>
            </w:pPr>
            <w:r>
              <w:t>Diameter</w:t>
            </w:r>
            <w:r w:rsidRPr="00E522A0">
              <w:t xml:space="preserve"> - Alert Pod</w:t>
            </w:r>
          </w:p>
        </w:tc>
        <w:tc>
          <w:tcPr>
            <w:tcW w:w="5148" w:type="dxa"/>
          </w:tcPr>
          <w:p w14:paraId="76261727" w14:textId="77777777" w:rsidR="002C32D1" w:rsidRPr="00707919" w:rsidRDefault="002C32D1" w:rsidP="00772E7D">
            <w:pPr>
              <w:pStyle w:val="ListBullet"/>
            </w:pPr>
            <w:r w:rsidRPr="00707919">
              <w:t>Lists alerts that are currently in an active state</w:t>
            </w:r>
          </w:p>
        </w:tc>
      </w:tr>
      <w:tr w:rsidR="002C32D1" w:rsidRPr="00E522A0" w14:paraId="7626172B" w14:textId="77777777" w:rsidTr="00DF6620">
        <w:tc>
          <w:tcPr>
            <w:tcW w:w="4068" w:type="dxa"/>
          </w:tcPr>
          <w:p w14:paraId="76261729" w14:textId="77777777" w:rsidR="002C32D1" w:rsidRPr="00E522A0" w:rsidRDefault="002C32D1" w:rsidP="00772E7D">
            <w:pPr>
              <w:pStyle w:val="ListBullet"/>
            </w:pPr>
            <w:r>
              <w:t>Diameter</w:t>
            </w:r>
            <w:r w:rsidRPr="00E522A0">
              <w:t xml:space="preserve"> - Trending </w:t>
            </w:r>
            <w:r>
              <w:t xml:space="preserve">Traffic </w:t>
            </w:r>
          </w:p>
        </w:tc>
        <w:tc>
          <w:tcPr>
            <w:tcW w:w="5148" w:type="dxa"/>
          </w:tcPr>
          <w:p w14:paraId="7626172A" w14:textId="77777777" w:rsidR="002C32D1" w:rsidRPr="00707919" w:rsidRDefault="002C32D1" w:rsidP="00772E7D">
            <w:pPr>
              <w:pStyle w:val="ListBullet"/>
            </w:pPr>
            <w:r w:rsidRPr="00707919">
              <w:t xml:space="preserve">Graphs of current counts per </w:t>
            </w:r>
            <w:r>
              <w:t xml:space="preserve">Traffic </w:t>
            </w:r>
            <w:r w:rsidRPr="00707919">
              <w:t>Type for trending analysis</w:t>
            </w:r>
            <w:r w:rsidR="009F6A6F">
              <w:t xml:space="preserve"> for up to 16 countries, operators or nodes</w:t>
            </w:r>
          </w:p>
        </w:tc>
      </w:tr>
      <w:tr w:rsidR="002C32D1" w:rsidRPr="00E522A0" w14:paraId="7626172E" w14:textId="77777777" w:rsidTr="00DF6620">
        <w:tc>
          <w:tcPr>
            <w:tcW w:w="4068" w:type="dxa"/>
          </w:tcPr>
          <w:p w14:paraId="7626172C" w14:textId="77777777" w:rsidR="002C32D1" w:rsidRPr="00E522A0" w:rsidRDefault="002C32D1" w:rsidP="00772E7D">
            <w:pPr>
              <w:pStyle w:val="ListBullet"/>
            </w:pPr>
            <w:r>
              <w:t>Diameter</w:t>
            </w:r>
            <w:r w:rsidRPr="00E522A0">
              <w:t xml:space="preserve"> - Trending Unique Roamer </w:t>
            </w:r>
          </w:p>
        </w:tc>
        <w:tc>
          <w:tcPr>
            <w:tcW w:w="5148" w:type="dxa"/>
          </w:tcPr>
          <w:p w14:paraId="7626172D" w14:textId="77777777" w:rsidR="002C32D1" w:rsidRPr="00707919" w:rsidRDefault="002C32D1" w:rsidP="009F6A6F">
            <w:pPr>
              <w:pStyle w:val="ListBullet"/>
            </w:pPr>
            <w:r w:rsidRPr="00707919">
              <w:t xml:space="preserve">Graphs of current counts </w:t>
            </w:r>
            <w:r w:rsidR="009F6A6F">
              <w:t>of</w:t>
            </w:r>
            <w:r w:rsidR="009F6A6F" w:rsidRPr="00707919">
              <w:t xml:space="preserve"> </w:t>
            </w:r>
            <w:r w:rsidRPr="00707919">
              <w:t>Unique Roamer</w:t>
            </w:r>
            <w:r w:rsidR="009F6A6F">
              <w:t>s</w:t>
            </w:r>
            <w:r w:rsidRPr="00707919">
              <w:t xml:space="preserve"> for trending analysis</w:t>
            </w:r>
            <w:r w:rsidR="009F6A6F">
              <w:t xml:space="preserve"> for up to 16 countries, operators or nodes</w:t>
            </w:r>
          </w:p>
        </w:tc>
      </w:tr>
    </w:tbl>
    <w:p w14:paraId="7626172F" w14:textId="77777777" w:rsidR="002C32D1" w:rsidRDefault="002C32D1" w:rsidP="002C32D1"/>
    <w:p w14:paraId="76261730" w14:textId="77777777" w:rsidR="00C53A2B" w:rsidRPr="002C32D1" w:rsidRDefault="00C53A2B" w:rsidP="00C53A2B"/>
    <w:p w14:paraId="76261731" w14:textId="77777777" w:rsidR="007036FC" w:rsidRDefault="007036FC">
      <w:pPr>
        <w:tabs>
          <w:tab w:val="clear" w:pos="9360"/>
        </w:tabs>
        <w:rPr>
          <w:rFonts w:cs="Arial"/>
          <w:b/>
          <w:sz w:val="24"/>
        </w:rPr>
      </w:pPr>
      <w:r>
        <w:br w:type="page"/>
      </w:r>
    </w:p>
    <w:p w14:paraId="76261732" w14:textId="77777777" w:rsidR="00C53A2B" w:rsidRDefault="00C53A2B" w:rsidP="00C53A2B">
      <w:pPr>
        <w:pStyle w:val="Heading2"/>
      </w:pPr>
      <w:bookmarkStart w:id="99" w:name="_Toc394407675"/>
      <w:r>
        <w:lastRenderedPageBreak/>
        <w:t>Location Menu Hierarchy and Drill Downs</w:t>
      </w:r>
      <w:bookmarkEnd w:id="99"/>
    </w:p>
    <w:p w14:paraId="76261733" w14:textId="77777777" w:rsidR="00C12AD9" w:rsidRDefault="00C12AD9" w:rsidP="00C12AD9">
      <w:r>
        <w:t>Host</w:t>
      </w:r>
      <w:r w:rsidR="00757C4F">
        <w:t>,</w:t>
      </w:r>
      <w:r w:rsidR="00757C4F" w:rsidRPr="00757C4F">
        <w:t xml:space="preserve"> </w:t>
      </w:r>
      <w:r w:rsidR="00757C4F">
        <w:t>IP or Realm are</w:t>
      </w:r>
      <w:r>
        <w:t xml:space="preserve"> directly selectable after operator</w:t>
      </w:r>
      <w:r w:rsidR="00757C4F">
        <w:t xml:space="preserve"> </w:t>
      </w:r>
      <w:r>
        <w:t xml:space="preserve">is selected.  The Host may also be refined by selecting either REALM or </w:t>
      </w:r>
      <w:r w:rsidR="00757C4F">
        <w:t>IP.</w:t>
      </w:r>
      <w:r w:rsidR="00424AF1">
        <w:t xml:space="preserve">  The rules are:</w:t>
      </w:r>
    </w:p>
    <w:p w14:paraId="76261734" w14:textId="77777777" w:rsidR="00757C4F" w:rsidRDefault="00757C4F" w:rsidP="00772E7D">
      <w:pPr>
        <w:pStyle w:val="ListParagraph"/>
        <w:numPr>
          <w:ilvl w:val="0"/>
          <w:numId w:val="51"/>
        </w:numPr>
      </w:pPr>
      <w:r>
        <w:t>After selecting Realm or IP you can only select Host</w:t>
      </w:r>
      <w:r w:rsidR="00424AF1">
        <w:t>.</w:t>
      </w:r>
      <w:r>
        <w:t xml:space="preserve"> </w:t>
      </w:r>
    </w:p>
    <w:p w14:paraId="76261735" w14:textId="77777777" w:rsidR="00757C4F" w:rsidRDefault="00757C4F" w:rsidP="00772E7D">
      <w:pPr>
        <w:pStyle w:val="ListParagraph"/>
        <w:numPr>
          <w:ilvl w:val="0"/>
          <w:numId w:val="51"/>
        </w:numPr>
      </w:pPr>
      <w:r>
        <w:t>You cannot select a Realm and an IP in the same request.</w:t>
      </w:r>
    </w:p>
    <w:p w14:paraId="76261736" w14:textId="77777777" w:rsidR="00757C4F" w:rsidRDefault="00757C4F" w:rsidP="00772E7D">
      <w:pPr>
        <w:pStyle w:val="ListParagraph"/>
        <w:numPr>
          <w:ilvl w:val="0"/>
          <w:numId w:val="51"/>
        </w:numPr>
      </w:pPr>
      <w:r>
        <w:t xml:space="preserve">IMSI list can be accessed by selecting </w:t>
      </w:r>
      <w:r w:rsidR="004C5EE4">
        <w:t>Realm</w:t>
      </w:r>
      <w:r>
        <w:t>, IP or Host.</w:t>
      </w:r>
    </w:p>
    <w:p w14:paraId="76261737" w14:textId="77777777" w:rsidR="00E538F6" w:rsidRPr="00A57A1D" w:rsidRDefault="00E538F6" w:rsidP="00772E7D">
      <w:pPr>
        <w:pStyle w:val="ListParagraph"/>
        <w:numPr>
          <w:ilvl w:val="0"/>
          <w:numId w:val="51"/>
        </w:numPr>
      </w:pPr>
      <w:r w:rsidRPr="00A57A1D">
        <w:t>The default selection shall be the Realm.</w:t>
      </w:r>
    </w:p>
    <w:p w14:paraId="76261738" w14:textId="77777777" w:rsidR="00E538F6" w:rsidRDefault="00E538F6" w:rsidP="00C12AD9"/>
    <w:p w14:paraId="76261739" w14:textId="77777777" w:rsidR="00424AF1" w:rsidRPr="0066364B" w:rsidRDefault="00424AF1" w:rsidP="00424AF1">
      <w:pPr>
        <w:rPr>
          <w:b/>
          <w:u w:val="single"/>
        </w:rPr>
      </w:pPr>
      <w:r w:rsidRPr="0066364B">
        <w:rPr>
          <w:b/>
          <w:u w:val="single"/>
        </w:rPr>
        <w:t>Prototype of the location menu:</w:t>
      </w:r>
    </w:p>
    <w:p w14:paraId="7626173A" w14:textId="77777777" w:rsidR="00C12AD9" w:rsidRPr="00424AF1" w:rsidRDefault="00424AF1" w:rsidP="00C12AD9">
      <w:pPr>
        <w:rPr>
          <w:i/>
        </w:rPr>
      </w:pPr>
      <w:r w:rsidRPr="00424AF1">
        <w:rPr>
          <w:i/>
        </w:rPr>
        <w:t>Note:  This is an illustration only and is not to be considered the requirement.</w:t>
      </w:r>
    </w:p>
    <w:p w14:paraId="7626173B" w14:textId="77777777" w:rsidR="00C12AD9" w:rsidRDefault="00C12AD9" w:rsidP="00C12AD9">
      <w:pPr>
        <w:spacing w:after="200" w:line="276" w:lineRule="auto"/>
      </w:pPr>
      <w:r w:rsidRPr="00487AD4">
        <w:rPr>
          <w:noProof/>
          <w:color w:val="1F497D"/>
        </w:rPr>
        <w:drawing>
          <wp:inline distT="0" distB="0" distL="0" distR="0" wp14:anchorId="762618FA" wp14:editId="762618FB">
            <wp:extent cx="3381375" cy="3171825"/>
            <wp:effectExtent l="0" t="0" r="9525" b="9525"/>
            <wp:docPr id="7" name="Picture 7" descr="cid:image002.png@01CEF68F.A470DF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CEF68F.A470DFA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3381375" cy="3171825"/>
                    </a:xfrm>
                    <a:prstGeom prst="rect">
                      <a:avLst/>
                    </a:prstGeom>
                    <a:noFill/>
                    <a:ln>
                      <a:noFill/>
                    </a:ln>
                  </pic:spPr>
                </pic:pic>
              </a:graphicData>
            </a:graphic>
          </wp:inline>
        </w:drawing>
      </w:r>
    </w:p>
    <w:p w14:paraId="7626173C" w14:textId="77777777" w:rsidR="00C53A2B" w:rsidRPr="007D6D92" w:rsidRDefault="00C53A2B" w:rsidP="00C53A2B">
      <w:r w:rsidRPr="007D6D92">
        <w:t xml:space="preserve">Location Menu:  A REALM, IP or HOST can be directly selected after an Operator has been chosen.  If a REALM or IP was selected the user can then also select a HOST and </w:t>
      </w:r>
      <w:r w:rsidR="009F6A6F">
        <w:t>the</w:t>
      </w:r>
      <w:r w:rsidR="009F6A6F" w:rsidRPr="007D6D92">
        <w:t xml:space="preserve"> </w:t>
      </w:r>
      <w:r w:rsidRPr="007D6D92">
        <w:t>list</w:t>
      </w:r>
      <w:r w:rsidR="009F6A6F">
        <w:t xml:space="preserve"> of applicable hosts</w:t>
      </w:r>
      <w:r w:rsidRPr="007D6D92">
        <w:t xml:space="preserve"> will be reduced based on the </w:t>
      </w:r>
      <w:r w:rsidR="009F6A6F">
        <w:t>selected Realm or IP</w:t>
      </w:r>
      <w:r w:rsidR="00487AD4" w:rsidRPr="007D6D92">
        <w:t>.</w:t>
      </w:r>
    </w:p>
    <w:p w14:paraId="7626173D" w14:textId="77777777" w:rsidR="00C53A2B" w:rsidRDefault="00C53A2B" w:rsidP="008C662A">
      <w:pPr>
        <w:pStyle w:val="Heading3"/>
      </w:pPr>
      <w:bookmarkStart w:id="100" w:name="_Toc381964409"/>
      <w:bookmarkStart w:id="101" w:name="_Toc381964410"/>
      <w:bookmarkStart w:id="102" w:name="_Toc381964411"/>
      <w:bookmarkStart w:id="103" w:name="_Toc394407676"/>
      <w:bookmarkEnd w:id="100"/>
      <w:bookmarkEnd w:id="101"/>
      <w:bookmarkEnd w:id="102"/>
      <w:r>
        <w:t xml:space="preserve">Exception – Most Active </w:t>
      </w:r>
      <w:r w:rsidR="00C12AD9">
        <w:t>P</w:t>
      </w:r>
      <w:r>
        <w:t>od</w:t>
      </w:r>
      <w:bookmarkEnd w:id="103"/>
    </w:p>
    <w:p w14:paraId="7626173E" w14:textId="77777777" w:rsidR="00C53A2B" w:rsidRDefault="00C53A2B" w:rsidP="00C53A2B">
      <w:r>
        <w:t xml:space="preserve">In the Most Active pod, after Operator selection, the next view shall be a choice for user to select from Realm </w:t>
      </w:r>
      <w:r w:rsidRPr="00611150">
        <w:rPr>
          <w:i/>
        </w:rPr>
        <w:t>or</w:t>
      </w:r>
      <w:r>
        <w:t xml:space="preserve"> IP </w:t>
      </w:r>
      <w:r w:rsidRPr="00611150">
        <w:rPr>
          <w:i/>
        </w:rPr>
        <w:t>or</w:t>
      </w:r>
      <w:r>
        <w:t xml:space="preserve"> Host</w:t>
      </w:r>
      <w:r w:rsidR="003C5B62">
        <w:t>.</w:t>
      </w:r>
    </w:p>
    <w:p w14:paraId="7626173F" w14:textId="77777777" w:rsidR="00C53A2B" w:rsidRPr="00A57A1D" w:rsidRDefault="00757C4F" w:rsidP="00C53A2B">
      <w:r w:rsidRPr="00A57A1D">
        <w:t>For example, if you select the 10 most active, then select an operator, the next step is to select the view of the data to see next:  Realm, IP or Host.</w:t>
      </w:r>
    </w:p>
    <w:p w14:paraId="76261740" w14:textId="77777777" w:rsidR="00757C4F" w:rsidRPr="00A57A1D" w:rsidRDefault="00757C4F" w:rsidP="00C53A2B"/>
    <w:p w14:paraId="76261741" w14:textId="77777777" w:rsidR="00E538F6" w:rsidRPr="00A57A1D" w:rsidRDefault="00757C4F" w:rsidP="00772E7D">
      <w:pPr>
        <w:pStyle w:val="ListParagraph"/>
        <w:numPr>
          <w:ilvl w:val="0"/>
          <w:numId w:val="52"/>
        </w:numPr>
      </w:pPr>
      <w:r w:rsidRPr="00A57A1D">
        <w:t>The default selection shall be the Realm.</w:t>
      </w:r>
    </w:p>
    <w:p w14:paraId="76261742" w14:textId="77777777" w:rsidR="00757C4F" w:rsidRPr="00A57A1D" w:rsidRDefault="00E538F6" w:rsidP="00772E7D">
      <w:pPr>
        <w:pStyle w:val="ListParagraph"/>
        <w:numPr>
          <w:ilvl w:val="0"/>
          <w:numId w:val="52"/>
        </w:numPr>
      </w:pPr>
      <w:r w:rsidRPr="00A57A1D">
        <w:t>Alternatively, the user shall have the ability to select IP or Host.</w:t>
      </w:r>
      <w:r w:rsidR="00757C4F" w:rsidRPr="00A57A1D">
        <w:t xml:space="preserve"> </w:t>
      </w:r>
    </w:p>
    <w:tbl>
      <w:tblPr>
        <w:tblStyle w:val="TableGrid"/>
        <w:tblW w:w="0" w:type="auto"/>
        <w:tblInd w:w="1440" w:type="dxa"/>
        <w:tblLook w:val="04A0" w:firstRow="1" w:lastRow="0" w:firstColumn="1" w:lastColumn="0" w:noHBand="0" w:noVBand="1"/>
      </w:tblPr>
      <w:tblGrid>
        <w:gridCol w:w="1368"/>
        <w:gridCol w:w="630"/>
        <w:gridCol w:w="1170"/>
        <w:gridCol w:w="630"/>
        <w:gridCol w:w="990"/>
      </w:tblGrid>
      <w:tr w:rsidR="00C53A2B" w:rsidRPr="00587786" w14:paraId="76261745" w14:textId="77777777" w:rsidTr="00D922C6">
        <w:tc>
          <w:tcPr>
            <w:tcW w:w="4788" w:type="dxa"/>
            <w:gridSpan w:val="5"/>
            <w:vAlign w:val="center"/>
          </w:tcPr>
          <w:p w14:paraId="76261743" w14:textId="77777777" w:rsidR="00C53A2B" w:rsidRPr="00587786" w:rsidRDefault="00C53A2B" w:rsidP="00D922C6">
            <w:pPr>
              <w:jc w:val="center"/>
            </w:pPr>
            <w:r w:rsidRPr="00587786">
              <w:t>Operator</w:t>
            </w:r>
          </w:p>
          <w:p w14:paraId="76261744" w14:textId="77777777" w:rsidR="00C53A2B" w:rsidRPr="00587786" w:rsidRDefault="00C53A2B" w:rsidP="00D922C6">
            <w:pPr>
              <w:jc w:val="center"/>
            </w:pPr>
            <w:r w:rsidRPr="00587786">
              <w:t>(same for Home and Serve side)</w:t>
            </w:r>
          </w:p>
        </w:tc>
      </w:tr>
      <w:tr w:rsidR="00C53A2B" w:rsidRPr="00587786" w14:paraId="7626174B" w14:textId="77777777" w:rsidTr="00D922C6">
        <w:tc>
          <w:tcPr>
            <w:tcW w:w="1368" w:type="dxa"/>
            <w:vAlign w:val="center"/>
          </w:tcPr>
          <w:p w14:paraId="76261746" w14:textId="77777777" w:rsidR="00C53A2B" w:rsidRPr="00587786" w:rsidRDefault="00C53A2B" w:rsidP="00D922C6">
            <w:pPr>
              <w:jc w:val="center"/>
            </w:pPr>
            <w:r w:rsidRPr="00587786">
              <w:t>Realm</w:t>
            </w:r>
          </w:p>
        </w:tc>
        <w:tc>
          <w:tcPr>
            <w:tcW w:w="630" w:type="dxa"/>
            <w:vAlign w:val="center"/>
          </w:tcPr>
          <w:p w14:paraId="76261747" w14:textId="77777777" w:rsidR="00C53A2B" w:rsidRPr="00587786" w:rsidRDefault="00C53A2B" w:rsidP="00D922C6">
            <w:pPr>
              <w:jc w:val="center"/>
            </w:pPr>
            <w:r w:rsidRPr="00587786">
              <w:t>-</w:t>
            </w:r>
            <w:r w:rsidRPr="00587786">
              <w:rPr>
                <w:i/>
              </w:rPr>
              <w:t>OR</w:t>
            </w:r>
            <w:r w:rsidRPr="00587786">
              <w:t>-</w:t>
            </w:r>
          </w:p>
        </w:tc>
        <w:tc>
          <w:tcPr>
            <w:tcW w:w="1170" w:type="dxa"/>
            <w:vAlign w:val="center"/>
          </w:tcPr>
          <w:p w14:paraId="76261748" w14:textId="77777777" w:rsidR="00C53A2B" w:rsidRPr="00587786" w:rsidRDefault="00C53A2B" w:rsidP="00D922C6">
            <w:pPr>
              <w:jc w:val="center"/>
            </w:pPr>
            <w:r w:rsidRPr="00587786">
              <w:t>IP</w:t>
            </w:r>
          </w:p>
        </w:tc>
        <w:tc>
          <w:tcPr>
            <w:tcW w:w="630" w:type="dxa"/>
            <w:vAlign w:val="center"/>
          </w:tcPr>
          <w:p w14:paraId="76261749" w14:textId="77777777" w:rsidR="00C53A2B" w:rsidRPr="00587786" w:rsidRDefault="00C53A2B" w:rsidP="00D922C6">
            <w:pPr>
              <w:jc w:val="center"/>
            </w:pPr>
            <w:r w:rsidRPr="00587786">
              <w:t>-</w:t>
            </w:r>
            <w:r w:rsidRPr="00587786">
              <w:rPr>
                <w:i/>
              </w:rPr>
              <w:t>OR</w:t>
            </w:r>
            <w:r w:rsidRPr="00587786">
              <w:t>-</w:t>
            </w:r>
          </w:p>
        </w:tc>
        <w:tc>
          <w:tcPr>
            <w:tcW w:w="990" w:type="dxa"/>
            <w:vAlign w:val="center"/>
          </w:tcPr>
          <w:p w14:paraId="7626174A" w14:textId="77777777" w:rsidR="00C53A2B" w:rsidRPr="00587786" w:rsidRDefault="00C53A2B" w:rsidP="00D922C6">
            <w:pPr>
              <w:jc w:val="center"/>
            </w:pPr>
            <w:r w:rsidRPr="00587786">
              <w:t>Host</w:t>
            </w:r>
          </w:p>
        </w:tc>
      </w:tr>
      <w:tr w:rsidR="00C53A2B" w:rsidRPr="00587786" w14:paraId="76261751" w14:textId="77777777" w:rsidTr="00D922C6">
        <w:tc>
          <w:tcPr>
            <w:tcW w:w="1368" w:type="dxa"/>
            <w:vAlign w:val="center"/>
          </w:tcPr>
          <w:p w14:paraId="7626174C" w14:textId="77777777" w:rsidR="00C53A2B" w:rsidRPr="00587786" w:rsidRDefault="00C53A2B" w:rsidP="00D922C6">
            <w:pPr>
              <w:jc w:val="center"/>
            </w:pPr>
            <w:r w:rsidRPr="00587786">
              <w:t>-</w:t>
            </w:r>
            <w:r w:rsidRPr="00587786">
              <w:rPr>
                <w:i/>
              </w:rPr>
              <w:t>AND</w:t>
            </w:r>
            <w:r w:rsidRPr="00587786">
              <w:t>-</w:t>
            </w:r>
          </w:p>
        </w:tc>
        <w:tc>
          <w:tcPr>
            <w:tcW w:w="630" w:type="dxa"/>
            <w:vAlign w:val="center"/>
          </w:tcPr>
          <w:p w14:paraId="7626174D" w14:textId="77777777" w:rsidR="00C53A2B" w:rsidRPr="00587786" w:rsidRDefault="00C53A2B" w:rsidP="00D922C6">
            <w:pPr>
              <w:jc w:val="center"/>
            </w:pPr>
          </w:p>
        </w:tc>
        <w:tc>
          <w:tcPr>
            <w:tcW w:w="1170" w:type="dxa"/>
            <w:vAlign w:val="center"/>
          </w:tcPr>
          <w:p w14:paraId="7626174E" w14:textId="77777777" w:rsidR="00C53A2B" w:rsidRPr="00587786" w:rsidRDefault="00C53A2B" w:rsidP="00D922C6">
            <w:pPr>
              <w:jc w:val="center"/>
            </w:pPr>
            <w:r w:rsidRPr="00587786">
              <w:t>-</w:t>
            </w:r>
            <w:r w:rsidRPr="00587786">
              <w:rPr>
                <w:i/>
              </w:rPr>
              <w:t>AND</w:t>
            </w:r>
            <w:r w:rsidRPr="00587786">
              <w:t>-</w:t>
            </w:r>
          </w:p>
        </w:tc>
        <w:tc>
          <w:tcPr>
            <w:tcW w:w="630" w:type="dxa"/>
            <w:vAlign w:val="center"/>
          </w:tcPr>
          <w:p w14:paraId="7626174F" w14:textId="77777777" w:rsidR="00C53A2B" w:rsidRPr="00587786" w:rsidRDefault="00C53A2B" w:rsidP="00D922C6">
            <w:pPr>
              <w:jc w:val="center"/>
            </w:pPr>
          </w:p>
        </w:tc>
        <w:tc>
          <w:tcPr>
            <w:tcW w:w="990" w:type="dxa"/>
            <w:vAlign w:val="center"/>
          </w:tcPr>
          <w:p w14:paraId="76261750" w14:textId="77777777" w:rsidR="00C53A2B" w:rsidRPr="00587786" w:rsidRDefault="00C53A2B" w:rsidP="00D922C6">
            <w:pPr>
              <w:jc w:val="center"/>
            </w:pPr>
          </w:p>
        </w:tc>
      </w:tr>
      <w:tr w:rsidR="00C53A2B" w:rsidRPr="00587786" w14:paraId="76261757" w14:textId="77777777" w:rsidTr="00D922C6">
        <w:tc>
          <w:tcPr>
            <w:tcW w:w="1368" w:type="dxa"/>
            <w:vAlign w:val="center"/>
          </w:tcPr>
          <w:p w14:paraId="76261752" w14:textId="77777777" w:rsidR="00C53A2B" w:rsidRPr="00587786" w:rsidRDefault="00C53A2B" w:rsidP="00D922C6">
            <w:pPr>
              <w:jc w:val="center"/>
            </w:pPr>
            <w:r w:rsidRPr="00587786">
              <w:t>Host</w:t>
            </w:r>
          </w:p>
        </w:tc>
        <w:tc>
          <w:tcPr>
            <w:tcW w:w="630" w:type="dxa"/>
            <w:vAlign w:val="center"/>
          </w:tcPr>
          <w:p w14:paraId="76261753" w14:textId="77777777" w:rsidR="00C53A2B" w:rsidRPr="00587786" w:rsidRDefault="00C53A2B" w:rsidP="00D922C6">
            <w:pPr>
              <w:jc w:val="center"/>
            </w:pPr>
          </w:p>
        </w:tc>
        <w:tc>
          <w:tcPr>
            <w:tcW w:w="1170" w:type="dxa"/>
            <w:vAlign w:val="center"/>
          </w:tcPr>
          <w:p w14:paraId="76261754" w14:textId="77777777" w:rsidR="00C53A2B" w:rsidRPr="00587786" w:rsidRDefault="00C53A2B" w:rsidP="00D922C6">
            <w:pPr>
              <w:jc w:val="center"/>
            </w:pPr>
            <w:r w:rsidRPr="00587786">
              <w:t>Host</w:t>
            </w:r>
          </w:p>
        </w:tc>
        <w:tc>
          <w:tcPr>
            <w:tcW w:w="630" w:type="dxa"/>
            <w:vAlign w:val="center"/>
          </w:tcPr>
          <w:p w14:paraId="76261755" w14:textId="77777777" w:rsidR="00C53A2B" w:rsidRPr="00587786" w:rsidRDefault="00C53A2B" w:rsidP="00D922C6">
            <w:pPr>
              <w:jc w:val="center"/>
            </w:pPr>
          </w:p>
        </w:tc>
        <w:tc>
          <w:tcPr>
            <w:tcW w:w="990" w:type="dxa"/>
            <w:vAlign w:val="center"/>
          </w:tcPr>
          <w:p w14:paraId="76261756" w14:textId="77777777" w:rsidR="00C53A2B" w:rsidRPr="00587786" w:rsidRDefault="00C53A2B" w:rsidP="00D922C6">
            <w:pPr>
              <w:jc w:val="center"/>
            </w:pPr>
          </w:p>
        </w:tc>
      </w:tr>
    </w:tbl>
    <w:p w14:paraId="76261758" w14:textId="77777777" w:rsidR="00C53A2B" w:rsidRDefault="00C53A2B" w:rsidP="008C662A">
      <w:pPr>
        <w:pStyle w:val="Heading3"/>
      </w:pPr>
      <w:bookmarkStart w:id="104" w:name="_Toc394407677"/>
      <w:r>
        <w:lastRenderedPageBreak/>
        <w:t>Allow User to Drill Down</w:t>
      </w:r>
      <w:bookmarkEnd w:id="104"/>
    </w:p>
    <w:p w14:paraId="76261759" w14:textId="77777777" w:rsidR="00C53A2B" w:rsidRDefault="00C53A2B" w:rsidP="008C662A">
      <w:pPr>
        <w:pStyle w:val="Heading4"/>
      </w:pPr>
      <w:r>
        <w:t>Time Increments for Drill Downs</w:t>
      </w:r>
    </w:p>
    <w:p w14:paraId="7626175A" w14:textId="77777777" w:rsidR="00C53A2B" w:rsidRDefault="00C53A2B" w:rsidP="00C53A2B">
      <w:r>
        <w:t>Drill downs shall be possible for all of the data points at these time increments:</w:t>
      </w:r>
    </w:p>
    <w:p w14:paraId="7626175B" w14:textId="77777777" w:rsidR="00772E7D" w:rsidRPr="00772E7D" w:rsidRDefault="00772E7D" w:rsidP="00772E7D">
      <w:pPr>
        <w:pStyle w:val="ListBullet"/>
        <w:tabs>
          <w:tab w:val="left" w:pos="7200"/>
        </w:tabs>
        <w:rPr>
          <w:b/>
          <w:u w:val="single"/>
        </w:rPr>
      </w:pPr>
      <w:r w:rsidRPr="00772E7D">
        <w:rPr>
          <w:b/>
          <w:u w:val="single"/>
        </w:rPr>
        <w:tab/>
      </w:r>
      <w:r w:rsidR="00C35FC2" w:rsidRPr="00772E7D">
        <w:rPr>
          <w:b/>
          <w:u w:val="single"/>
        </w:rPr>
        <w:t>Aggregation</w:t>
      </w:r>
      <w:r w:rsidR="0067214D" w:rsidRPr="00772E7D">
        <w:rPr>
          <w:b/>
          <w:u w:val="single"/>
        </w:rPr>
        <w:tab/>
      </w:r>
      <w:r w:rsidRPr="00772E7D">
        <w:rPr>
          <w:b/>
          <w:u w:val="single"/>
        </w:rPr>
        <w:tab/>
      </w:r>
      <w:r w:rsidR="0067214D" w:rsidRPr="00772E7D">
        <w:rPr>
          <w:b/>
          <w:u w:val="single"/>
        </w:rPr>
        <w:t>Data Retained</w:t>
      </w:r>
      <w:r w:rsidR="0067214D" w:rsidRPr="00772E7D">
        <w:rPr>
          <w:b/>
          <w:u w:val="single"/>
        </w:rPr>
        <w:tab/>
        <w:t>Maximum on graph</w:t>
      </w:r>
      <w:r w:rsidR="00C35FC2" w:rsidRPr="00772E7D">
        <w:rPr>
          <w:b/>
          <w:u w:val="single"/>
        </w:rPr>
        <w:tab/>
        <w:t>Minimum</w:t>
      </w:r>
    </w:p>
    <w:p w14:paraId="7626175C" w14:textId="77777777" w:rsidR="0067214D" w:rsidRDefault="00C53A2B" w:rsidP="00772E7D">
      <w:pPr>
        <w:pStyle w:val="ListBullet"/>
        <w:numPr>
          <w:ilvl w:val="0"/>
          <w:numId w:val="54"/>
        </w:numPr>
      </w:pPr>
      <w:r>
        <w:t>¼ hour (Default)</w:t>
      </w:r>
      <w:r w:rsidR="00B14008">
        <w:t xml:space="preserve"> </w:t>
      </w:r>
      <w:r w:rsidR="00B14008">
        <w:tab/>
        <w:t>(90 days)</w:t>
      </w:r>
      <w:r w:rsidR="0067214D">
        <w:tab/>
      </w:r>
      <w:r w:rsidR="0067214D">
        <w:tab/>
        <w:t>7 days</w:t>
      </w:r>
      <w:r w:rsidR="00C35FC2">
        <w:tab/>
      </w:r>
      <w:r w:rsidR="00C35FC2">
        <w:tab/>
      </w:r>
      <w:r w:rsidR="00C35FC2">
        <w:tab/>
      </w:r>
      <w:r w:rsidR="00C35FC2">
        <w:tab/>
      </w:r>
      <w:r w:rsidR="009F4851">
        <w:t>3</w:t>
      </w:r>
      <w:r w:rsidR="00C35FC2">
        <w:t xml:space="preserve"> periods (</w:t>
      </w:r>
      <w:r w:rsidR="009F4851">
        <w:t>45 minutes</w:t>
      </w:r>
      <w:r w:rsidR="00C35FC2">
        <w:t>)</w:t>
      </w:r>
    </w:p>
    <w:p w14:paraId="7626175D" w14:textId="77777777" w:rsidR="00C53A2B" w:rsidRDefault="00C53A2B" w:rsidP="00772E7D">
      <w:pPr>
        <w:pStyle w:val="ListBullet"/>
        <w:numPr>
          <w:ilvl w:val="0"/>
          <w:numId w:val="54"/>
        </w:numPr>
      </w:pPr>
      <w:r>
        <w:t>1 hour (24)</w:t>
      </w:r>
      <w:r w:rsidR="00B14008">
        <w:t xml:space="preserve"> </w:t>
      </w:r>
      <w:r w:rsidR="00B14008">
        <w:tab/>
      </w:r>
      <w:r w:rsidR="00B14008">
        <w:tab/>
        <w:t>(90 days)</w:t>
      </w:r>
      <w:r w:rsidR="0067214D">
        <w:tab/>
      </w:r>
      <w:r w:rsidR="0067214D">
        <w:tab/>
        <w:t>30 days</w:t>
      </w:r>
      <w:r w:rsidR="00C35FC2">
        <w:tab/>
      </w:r>
      <w:r w:rsidR="00C35FC2">
        <w:tab/>
      </w:r>
      <w:r w:rsidR="00C35FC2">
        <w:tab/>
      </w:r>
      <w:r w:rsidR="00C35FC2">
        <w:tab/>
        <w:t>3 hours</w:t>
      </w:r>
    </w:p>
    <w:p w14:paraId="7626175E" w14:textId="77777777" w:rsidR="00C53A2B" w:rsidRDefault="00C53A2B" w:rsidP="00772E7D">
      <w:pPr>
        <w:pStyle w:val="ListBullet"/>
        <w:numPr>
          <w:ilvl w:val="0"/>
          <w:numId w:val="54"/>
        </w:numPr>
      </w:pPr>
      <w:r>
        <w:t>1 day</w:t>
      </w:r>
      <w:r w:rsidR="00B14008">
        <w:tab/>
      </w:r>
      <w:r w:rsidR="00B14008">
        <w:tab/>
        <w:t>(27 months)</w:t>
      </w:r>
      <w:r w:rsidR="0067214D">
        <w:tab/>
      </w:r>
      <w:r w:rsidR="0067214D">
        <w:tab/>
        <w:t>27 months</w:t>
      </w:r>
      <w:r w:rsidR="00C35FC2">
        <w:tab/>
      </w:r>
      <w:r w:rsidR="00C35FC2">
        <w:tab/>
      </w:r>
      <w:r w:rsidR="00C35FC2">
        <w:tab/>
        <w:t>3 days</w:t>
      </w:r>
    </w:p>
    <w:p w14:paraId="7626175F" w14:textId="77777777" w:rsidR="00C53A2B" w:rsidRDefault="00C53A2B" w:rsidP="00772E7D">
      <w:pPr>
        <w:pStyle w:val="ListBullet"/>
        <w:numPr>
          <w:ilvl w:val="0"/>
          <w:numId w:val="54"/>
        </w:numPr>
      </w:pPr>
      <w:r>
        <w:t>1 week</w:t>
      </w:r>
      <w:r w:rsidR="00B14008">
        <w:tab/>
      </w:r>
      <w:r w:rsidR="00B14008">
        <w:tab/>
        <w:t>(27 months)</w:t>
      </w:r>
      <w:r w:rsidR="0067214D">
        <w:tab/>
      </w:r>
      <w:r w:rsidR="0067214D">
        <w:tab/>
        <w:t>27 months</w:t>
      </w:r>
      <w:r w:rsidR="00C35FC2">
        <w:tab/>
      </w:r>
      <w:r w:rsidR="00C35FC2">
        <w:tab/>
      </w:r>
      <w:r w:rsidR="00C35FC2">
        <w:tab/>
        <w:t>3 weeks</w:t>
      </w:r>
    </w:p>
    <w:p w14:paraId="76261760" w14:textId="77777777" w:rsidR="00C53A2B" w:rsidRDefault="00C53A2B" w:rsidP="00772E7D">
      <w:pPr>
        <w:pStyle w:val="ListBullet"/>
        <w:numPr>
          <w:ilvl w:val="0"/>
          <w:numId w:val="54"/>
        </w:numPr>
      </w:pPr>
      <w:r>
        <w:t>1 month</w:t>
      </w:r>
      <w:r w:rsidR="00B14008">
        <w:tab/>
      </w:r>
      <w:r w:rsidR="00B14008">
        <w:tab/>
        <w:t>(27 months)</w:t>
      </w:r>
      <w:r w:rsidR="0067214D">
        <w:tab/>
      </w:r>
      <w:r w:rsidR="0067214D">
        <w:tab/>
        <w:t>27 months</w:t>
      </w:r>
      <w:r w:rsidR="00C35FC2">
        <w:tab/>
      </w:r>
      <w:r w:rsidR="00C35FC2">
        <w:tab/>
      </w:r>
      <w:r w:rsidR="00C35FC2">
        <w:tab/>
        <w:t>3 months</w:t>
      </w:r>
    </w:p>
    <w:p w14:paraId="76261761" w14:textId="77777777" w:rsidR="0067214D" w:rsidRDefault="0067214D" w:rsidP="00C53A2B">
      <w:pPr>
        <w:rPr>
          <w:color w:val="4F81BD" w:themeColor="accent1"/>
        </w:rPr>
      </w:pPr>
    </w:p>
    <w:p w14:paraId="76261762" w14:textId="77777777" w:rsidR="00424AF1" w:rsidRDefault="00424AF1" w:rsidP="008C662A">
      <w:pPr>
        <w:pStyle w:val="Heading4"/>
      </w:pPr>
      <w:r>
        <w:t xml:space="preserve"> </w:t>
      </w:r>
      <w:r w:rsidR="00492974">
        <w:t xml:space="preserve">Custom Report Selection </w:t>
      </w:r>
      <w:r w:rsidRPr="008C662A">
        <w:t>Requirements</w:t>
      </w:r>
      <w:r>
        <w:t xml:space="preserve"> (</w:t>
      </w:r>
      <w:r w:rsidRPr="00492974">
        <w:rPr>
          <w:highlight w:val="yellow"/>
        </w:rPr>
        <w:t>Desired</w:t>
      </w:r>
      <w:r>
        <w:t>)</w:t>
      </w:r>
    </w:p>
    <w:p w14:paraId="76261763" w14:textId="77777777" w:rsidR="0067214D" w:rsidRPr="00A57A1D" w:rsidRDefault="0067214D" w:rsidP="00FF6756">
      <w:pPr>
        <w:ind w:left="360" w:hanging="360"/>
      </w:pPr>
      <w:r w:rsidRPr="00A57A1D">
        <w:t xml:space="preserve">Keep the current approach, but </w:t>
      </w:r>
      <w:r w:rsidRPr="00FF6756">
        <w:rPr>
          <w:b/>
        </w:rPr>
        <w:t>‘desired’</w:t>
      </w:r>
      <w:r w:rsidRPr="00A57A1D">
        <w:t xml:space="preserve"> requirements:</w:t>
      </w:r>
      <w:r w:rsidR="00CE68A4">
        <w:t xml:space="preserve"> (reference Section 3.5 Select Date Range and Interval Screen Changes)</w:t>
      </w:r>
    </w:p>
    <w:p w14:paraId="76261764" w14:textId="77777777" w:rsidR="00FF6756" w:rsidRPr="00DA7DC2" w:rsidRDefault="00FF6756" w:rsidP="00FF6756">
      <w:pPr>
        <w:pStyle w:val="Heading5"/>
        <w:tabs>
          <w:tab w:val="clear" w:pos="1530"/>
          <w:tab w:val="num" w:pos="1260"/>
        </w:tabs>
        <w:ind w:left="1260" w:hanging="900"/>
      </w:pPr>
      <w:r w:rsidRPr="00DA7DC2">
        <w:t>User selection</w:t>
      </w:r>
      <w:r w:rsidR="00492974" w:rsidRPr="00DA7DC2">
        <w:t xml:space="preserve"> – allow 2 choices</w:t>
      </w:r>
    </w:p>
    <w:p w14:paraId="76261765" w14:textId="77777777" w:rsidR="0067214D" w:rsidRPr="00DA7DC2" w:rsidRDefault="00492974" w:rsidP="00772E7D">
      <w:pPr>
        <w:pStyle w:val="ListParagraph"/>
        <w:numPr>
          <w:ilvl w:val="0"/>
          <w:numId w:val="50"/>
        </w:numPr>
      </w:pPr>
      <w:r w:rsidRPr="00DA7DC2">
        <w:t xml:space="preserve">(Option 1) </w:t>
      </w:r>
      <w:r w:rsidR="0067214D" w:rsidRPr="00DA7DC2">
        <w:t xml:space="preserve">Allow user to </w:t>
      </w:r>
      <w:r w:rsidR="00AC0733" w:rsidRPr="00DA7DC2">
        <w:t xml:space="preserve">first </w:t>
      </w:r>
      <w:r w:rsidR="0067214D" w:rsidRPr="00DA7DC2">
        <w:t>select an aggregation period. (15 minutes, hourly, daily, weekly, monthly)</w:t>
      </w:r>
    </w:p>
    <w:p w14:paraId="76261766" w14:textId="77777777" w:rsidR="0067214D" w:rsidRPr="00DA7DC2" w:rsidRDefault="0067214D" w:rsidP="00772E7D">
      <w:pPr>
        <w:pStyle w:val="ListParagraph"/>
        <w:numPr>
          <w:ilvl w:val="1"/>
          <w:numId w:val="50"/>
        </w:numPr>
      </w:pPr>
      <w:r w:rsidRPr="00DA7DC2">
        <w:t xml:space="preserve">Once the user selects an aggregation period, the user may select a report period which is constrained to the appropriate choices.  For example, hourly, you can select up to </w:t>
      </w:r>
      <w:r w:rsidR="00492974" w:rsidRPr="00DA7DC2">
        <w:t xml:space="preserve">90 </w:t>
      </w:r>
      <w:r w:rsidRPr="00DA7DC2">
        <w:t>days</w:t>
      </w:r>
    </w:p>
    <w:p w14:paraId="76261767" w14:textId="77777777" w:rsidR="0067214D" w:rsidRPr="00DA7DC2" w:rsidRDefault="005C3028" w:rsidP="00772E7D">
      <w:pPr>
        <w:pStyle w:val="ListParagraph"/>
        <w:numPr>
          <w:ilvl w:val="0"/>
          <w:numId w:val="50"/>
        </w:numPr>
      </w:pPr>
      <w:r>
        <w:t>(O</w:t>
      </w:r>
      <w:r w:rsidR="00492974" w:rsidRPr="00DA7DC2">
        <w:t>ption2) A</w:t>
      </w:r>
      <w:r w:rsidR="0067214D" w:rsidRPr="00DA7DC2">
        <w:t xml:space="preserve">llow the user to select a report period. (to the extent of the data </w:t>
      </w:r>
      <w:r w:rsidR="00492974" w:rsidRPr="00DA7DC2">
        <w:t xml:space="preserve">) </w:t>
      </w:r>
    </w:p>
    <w:p w14:paraId="76261768" w14:textId="77777777" w:rsidR="0052053E" w:rsidRPr="00DA7DC2" w:rsidRDefault="0052053E" w:rsidP="00772E7D">
      <w:pPr>
        <w:pStyle w:val="ListParagraph"/>
        <w:numPr>
          <w:ilvl w:val="1"/>
          <w:numId w:val="50"/>
        </w:numPr>
      </w:pPr>
      <w:r w:rsidRPr="00DA7DC2">
        <w:t>Once the user selects a report period, the user may select a</w:t>
      </w:r>
      <w:r w:rsidR="003C5B62" w:rsidRPr="00DA7DC2">
        <w:t>n</w:t>
      </w:r>
      <w:r w:rsidRPr="00DA7DC2">
        <w:t xml:space="preserve"> aggregation period which is constrained to the appropriate choices.  For example, if he selects an 8 days report period only hourly or daily would be available.</w:t>
      </w:r>
    </w:p>
    <w:p w14:paraId="76261769" w14:textId="77777777" w:rsidR="00FA1A48" w:rsidRPr="00DA7DC2" w:rsidRDefault="00FA1A48" w:rsidP="00C53A2B">
      <w:pPr>
        <w:rPr>
          <w:i/>
        </w:rPr>
      </w:pPr>
    </w:p>
    <w:p w14:paraId="7626176A" w14:textId="77777777" w:rsidR="00FF6756" w:rsidRPr="00B90419" w:rsidRDefault="00FF6756" w:rsidP="00FF6756">
      <w:pPr>
        <w:pStyle w:val="Heading5"/>
        <w:tabs>
          <w:tab w:val="clear" w:pos="1530"/>
          <w:tab w:val="num" w:pos="1260"/>
        </w:tabs>
        <w:ind w:left="1260" w:hanging="900"/>
        <w:rPr>
          <w:color w:val="000000" w:themeColor="text1"/>
        </w:rPr>
      </w:pPr>
      <w:r w:rsidRPr="00B90419">
        <w:rPr>
          <w:color w:val="000000" w:themeColor="text1"/>
        </w:rPr>
        <w:t>User Defined Week</w:t>
      </w:r>
    </w:p>
    <w:p w14:paraId="7626176B" w14:textId="77777777" w:rsidR="00FF6756" w:rsidRPr="00B90419" w:rsidRDefault="00FF6756" w:rsidP="00FF6756">
      <w:pPr>
        <w:ind w:left="360"/>
        <w:rPr>
          <w:i/>
          <w:color w:val="000000" w:themeColor="text1"/>
        </w:rPr>
      </w:pPr>
      <w:r w:rsidRPr="00B90419">
        <w:rPr>
          <w:i/>
          <w:color w:val="000000" w:themeColor="text1"/>
        </w:rPr>
        <w:t>For a weekly report period the user shall be able to select any day of the week to start a week. (</w:t>
      </w:r>
      <w:proofErr w:type="gramStart"/>
      <w:r w:rsidRPr="00B90419">
        <w:rPr>
          <w:i/>
          <w:color w:val="000000" w:themeColor="text1"/>
        </w:rPr>
        <w:t>e.g</w:t>
      </w:r>
      <w:proofErr w:type="gramEnd"/>
      <w:r w:rsidRPr="00B90419">
        <w:rPr>
          <w:i/>
          <w:color w:val="000000" w:themeColor="text1"/>
        </w:rPr>
        <w:t>. they can set up a weekly report period beginning on Saturday instead of Sunday).</w:t>
      </w:r>
    </w:p>
    <w:p w14:paraId="7626176C" w14:textId="77777777" w:rsidR="00FF6756" w:rsidRPr="00B90419" w:rsidRDefault="00FF6756" w:rsidP="00FF6756">
      <w:pPr>
        <w:rPr>
          <w:i/>
          <w:color w:val="000000" w:themeColor="text1"/>
        </w:rPr>
      </w:pPr>
    </w:p>
    <w:p w14:paraId="7626176D" w14:textId="77777777" w:rsidR="00FF6756" w:rsidRPr="00B90419" w:rsidRDefault="00FF6756" w:rsidP="00FF6756">
      <w:pPr>
        <w:ind w:left="720"/>
        <w:rPr>
          <w:i/>
          <w:color w:val="000000" w:themeColor="text1"/>
        </w:rPr>
      </w:pPr>
      <w:r w:rsidRPr="00B90419">
        <w:rPr>
          <w:i/>
          <w:color w:val="000000" w:themeColor="text1"/>
        </w:rPr>
        <w:t xml:space="preserve">Note: this is useful for countries like Saudi Arabia that follow different conventions for weeks. </w:t>
      </w:r>
    </w:p>
    <w:p w14:paraId="7626176E" w14:textId="77777777" w:rsidR="00FF6756" w:rsidRPr="00B90419" w:rsidRDefault="00FF6756" w:rsidP="00FF6756">
      <w:pPr>
        <w:ind w:left="720"/>
        <w:rPr>
          <w:i/>
          <w:color w:val="000000" w:themeColor="text1"/>
        </w:rPr>
      </w:pPr>
      <w:r w:rsidRPr="00B90419">
        <w:rPr>
          <w:i/>
          <w:color w:val="000000" w:themeColor="text1"/>
        </w:rPr>
        <w:t xml:space="preserve">Note: However, the report must include periods of full weeks. </w:t>
      </w:r>
      <w:proofErr w:type="gramStart"/>
      <w:r w:rsidRPr="00B90419">
        <w:rPr>
          <w:i/>
          <w:color w:val="000000" w:themeColor="text1"/>
        </w:rPr>
        <w:t>e.g</w:t>
      </w:r>
      <w:proofErr w:type="gramEnd"/>
      <w:r w:rsidRPr="00B90419">
        <w:rPr>
          <w:i/>
          <w:color w:val="000000" w:themeColor="text1"/>
        </w:rPr>
        <w:t xml:space="preserve">. we would </w:t>
      </w:r>
      <w:r w:rsidRPr="00B90419">
        <w:rPr>
          <w:b/>
          <w:i/>
          <w:color w:val="000000" w:themeColor="text1"/>
        </w:rPr>
        <w:t>not</w:t>
      </w:r>
      <w:r w:rsidRPr="00B90419">
        <w:rPr>
          <w:i/>
          <w:color w:val="000000" w:themeColor="text1"/>
        </w:rPr>
        <w:t xml:space="preserve"> let the user select to start a report on Wednesday and have Wed – Saturday as week 1 and Sunday – Saturday as week 2.  </w:t>
      </w:r>
    </w:p>
    <w:p w14:paraId="7626176F" w14:textId="77777777" w:rsidR="00FF6756" w:rsidRPr="00B90419" w:rsidRDefault="00FF6756" w:rsidP="00FF6756">
      <w:pPr>
        <w:rPr>
          <w:i/>
          <w:color w:val="000000" w:themeColor="text1"/>
        </w:rPr>
      </w:pPr>
    </w:p>
    <w:p w14:paraId="76261770" w14:textId="77777777" w:rsidR="00FF6756" w:rsidRPr="00B90419" w:rsidRDefault="00FF6756" w:rsidP="00FF6756">
      <w:pPr>
        <w:ind w:left="360"/>
        <w:rPr>
          <w:i/>
          <w:color w:val="000000" w:themeColor="text1"/>
        </w:rPr>
      </w:pPr>
      <w:r w:rsidRPr="00B90419">
        <w:rPr>
          <w:i/>
          <w:color w:val="000000" w:themeColor="text1"/>
        </w:rPr>
        <w:t xml:space="preserve">If the user selects a Wednesday to start a weekly report period, the </w:t>
      </w:r>
      <w:r w:rsidRPr="00B90419">
        <w:rPr>
          <w:i/>
          <w:color w:val="000000" w:themeColor="text1"/>
          <w:u w:val="single"/>
        </w:rPr>
        <w:t>end</w:t>
      </w:r>
      <w:r w:rsidRPr="00B90419">
        <w:rPr>
          <w:i/>
          <w:color w:val="000000" w:themeColor="text1"/>
        </w:rPr>
        <w:t xml:space="preserve"> report period shall be constrained to dates that are Tuesday and are at least 3 weeks after the beginning of the weekly report period. </w:t>
      </w:r>
    </w:p>
    <w:p w14:paraId="76261771" w14:textId="77777777" w:rsidR="00FF6756" w:rsidRPr="00B90419" w:rsidRDefault="00FF6756" w:rsidP="00FF6756">
      <w:pPr>
        <w:ind w:left="360"/>
        <w:rPr>
          <w:i/>
          <w:color w:val="000000" w:themeColor="text1"/>
        </w:rPr>
      </w:pPr>
    </w:p>
    <w:p w14:paraId="76261772" w14:textId="77777777" w:rsidR="00FF6756" w:rsidRPr="00B90419" w:rsidRDefault="00FF6756" w:rsidP="00FF6756">
      <w:pPr>
        <w:ind w:left="360"/>
        <w:rPr>
          <w:i/>
          <w:color w:val="000000" w:themeColor="text1"/>
        </w:rPr>
      </w:pPr>
      <w:r w:rsidRPr="00B90419">
        <w:rPr>
          <w:i/>
          <w:color w:val="000000" w:themeColor="text1"/>
        </w:rPr>
        <w:t>Monthly report periods must start on the 1st and end on the last of the month (i.e. a calendar month).</w:t>
      </w:r>
    </w:p>
    <w:p w14:paraId="76261773" w14:textId="77777777" w:rsidR="00FF6756" w:rsidRPr="00B90419" w:rsidRDefault="00FF6756" w:rsidP="00FF6756">
      <w:pPr>
        <w:ind w:left="360"/>
        <w:rPr>
          <w:i/>
          <w:color w:val="000000" w:themeColor="text1"/>
        </w:rPr>
      </w:pPr>
    </w:p>
    <w:p w14:paraId="76261774" w14:textId="77777777" w:rsidR="00FF6756" w:rsidRPr="00B90419" w:rsidRDefault="00FF6756" w:rsidP="00FF6756">
      <w:pPr>
        <w:ind w:left="360"/>
        <w:rPr>
          <w:i/>
          <w:color w:val="000000" w:themeColor="text1"/>
        </w:rPr>
      </w:pPr>
    </w:p>
    <w:p w14:paraId="76261775" w14:textId="77777777" w:rsidR="00C53A2B" w:rsidRPr="003F390D" w:rsidRDefault="00C53A2B" w:rsidP="008C662A">
      <w:pPr>
        <w:pStyle w:val="Heading4"/>
      </w:pPr>
      <w:r>
        <w:lastRenderedPageBreak/>
        <w:t xml:space="preserve">Country </w:t>
      </w:r>
      <w:r w:rsidRPr="009E5C73">
        <w:t>Drill</w:t>
      </w:r>
      <w:r>
        <w:t xml:space="preserve"> Down </w:t>
      </w:r>
    </w:p>
    <w:p w14:paraId="76261776" w14:textId="77777777" w:rsidR="00C53A2B" w:rsidRDefault="00C53A2B" w:rsidP="00D74935">
      <w:pPr>
        <w:pStyle w:val="Heading5"/>
      </w:pPr>
      <w:r>
        <w:t>Default to All Countries</w:t>
      </w:r>
    </w:p>
    <w:p w14:paraId="76261777" w14:textId="77777777" w:rsidR="00C53A2B" w:rsidRDefault="00C53A2B" w:rsidP="00D74935">
      <w:pPr>
        <w:pStyle w:val="Heading5"/>
      </w:pPr>
      <w:r>
        <w:t xml:space="preserve">Upon selection of a country, “All Operators” for that country shall appear </w:t>
      </w:r>
    </w:p>
    <w:p w14:paraId="76261778" w14:textId="77777777" w:rsidR="00C53A2B" w:rsidRDefault="00C53A2B" w:rsidP="007D6D92">
      <w:pPr>
        <w:pStyle w:val="Heading6"/>
      </w:pPr>
      <w:r>
        <w:t xml:space="preserve">Operator </w:t>
      </w:r>
      <w:r w:rsidRPr="009E5C73">
        <w:t>Drill</w:t>
      </w:r>
      <w:r>
        <w:t xml:space="preserve"> Down </w:t>
      </w:r>
    </w:p>
    <w:p w14:paraId="76261779" w14:textId="77777777" w:rsidR="00C53A2B" w:rsidRDefault="00C53A2B" w:rsidP="00C53A2B">
      <w:pPr>
        <w:pStyle w:val="Heading7"/>
      </w:pPr>
      <w:r>
        <w:t>Default to All Operators</w:t>
      </w:r>
    </w:p>
    <w:p w14:paraId="7626177A" w14:textId="77777777" w:rsidR="00C53A2B" w:rsidRDefault="00C53A2B" w:rsidP="00C53A2B">
      <w:pPr>
        <w:pStyle w:val="Heading7"/>
      </w:pPr>
      <w:r>
        <w:t>Upon selection of an operator, the Realm, or IP, or Host shall appear.</w:t>
      </w:r>
    </w:p>
    <w:p w14:paraId="7626177B" w14:textId="77777777" w:rsidR="00C53A2B" w:rsidRPr="00E3404C" w:rsidRDefault="00C53A2B" w:rsidP="00C53A2B">
      <w:pPr>
        <w:pStyle w:val="Heading7"/>
      </w:pPr>
      <w:r>
        <w:t>Realm and IP shall also allow drill down to Host level.</w:t>
      </w:r>
    </w:p>
    <w:p w14:paraId="7626177C" w14:textId="77777777" w:rsidR="00C53A2B" w:rsidRDefault="00C53A2B" w:rsidP="00C53A2B">
      <w:pPr>
        <w:rPr>
          <w:color w:val="4F81BD" w:themeColor="accent1"/>
        </w:rPr>
      </w:pPr>
    </w:p>
    <w:p w14:paraId="7626177D" w14:textId="77777777" w:rsidR="00C53A2B" w:rsidRDefault="00C53A2B" w:rsidP="008C662A">
      <w:pPr>
        <w:pStyle w:val="Heading4"/>
      </w:pPr>
      <w:r w:rsidRPr="00CC7F6F">
        <w:t>Headers</w:t>
      </w:r>
      <w:r>
        <w:t xml:space="preserve">/Titles for Customized View </w:t>
      </w:r>
    </w:p>
    <w:p w14:paraId="7626177E" w14:textId="77777777" w:rsidR="00C53A2B" w:rsidRDefault="00C53A2B" w:rsidP="00C53A2B">
      <w:r>
        <w:t xml:space="preserve">When a user has customized the </w:t>
      </w:r>
      <w:r w:rsidR="00487AD4">
        <w:t>Realm, IP, Host</w:t>
      </w:r>
      <w:r>
        <w:t xml:space="preserve">, operators, or countries, upon which to view data, the title of the view shall reflect that the selection is customized.  The title of the IMSI list view and the Duration shall also reflect the customized selection. </w:t>
      </w:r>
    </w:p>
    <w:p w14:paraId="7626177F" w14:textId="77777777" w:rsidR="00C53A2B" w:rsidRDefault="00C53A2B" w:rsidP="00C53A2B"/>
    <w:p w14:paraId="76261780" w14:textId="77777777" w:rsidR="00C53A2B" w:rsidRDefault="00C53A2B" w:rsidP="00C53A2B">
      <w:r>
        <w:t xml:space="preserve">The title text shall provide detail as to what data is being displayed on the graph/grid.  </w:t>
      </w:r>
    </w:p>
    <w:p w14:paraId="76261781" w14:textId="77777777" w:rsidR="00C53A2B" w:rsidRPr="00A57E3C" w:rsidRDefault="00C53A2B" w:rsidP="008C662A">
      <w:pPr>
        <w:pStyle w:val="Heading4"/>
      </w:pPr>
      <w:r w:rsidRPr="00A57E3C">
        <w:t>Allow the user to change the chart type.</w:t>
      </w:r>
    </w:p>
    <w:p w14:paraId="76261782" w14:textId="77777777" w:rsidR="00C53A2B" w:rsidRDefault="00C53A2B" w:rsidP="00C53A2B">
      <w:r>
        <w:t>Within any level of drill-down, the application shall allow the user to change the chart type from graph to grid and vice versa.</w:t>
      </w:r>
    </w:p>
    <w:p w14:paraId="76261783" w14:textId="77777777" w:rsidR="00C53A2B" w:rsidRDefault="00C53A2B" w:rsidP="00C53A2B">
      <w:pPr>
        <w:rPr>
          <w:color w:val="4F81BD" w:themeColor="accent1"/>
        </w:rPr>
      </w:pPr>
    </w:p>
    <w:p w14:paraId="76261784" w14:textId="77777777" w:rsidR="00C53A2B" w:rsidRDefault="00C53A2B" w:rsidP="008C662A">
      <w:pPr>
        <w:pStyle w:val="Heading3"/>
      </w:pPr>
      <w:bookmarkStart w:id="105" w:name="_Toc394407678"/>
      <w:r>
        <w:t xml:space="preserve">Allow the </w:t>
      </w:r>
      <w:r w:rsidRPr="00A72181">
        <w:t>User</w:t>
      </w:r>
      <w:r>
        <w:t xml:space="preserve"> to Drill Up</w:t>
      </w:r>
      <w:bookmarkEnd w:id="105"/>
      <w:r>
        <w:t xml:space="preserve"> </w:t>
      </w:r>
    </w:p>
    <w:p w14:paraId="76261785" w14:textId="77777777" w:rsidR="00C53A2B" w:rsidRDefault="00C53A2B" w:rsidP="00C53A2B">
      <w:r>
        <w:t xml:space="preserve">The application shall allow a user to drill up to the next highest level in the hierarchy when the user has drilled down.  </w:t>
      </w:r>
    </w:p>
    <w:p w14:paraId="76261786" w14:textId="77777777" w:rsidR="00E57294" w:rsidRDefault="00E57294">
      <w:pPr>
        <w:tabs>
          <w:tab w:val="clear" w:pos="9360"/>
        </w:tabs>
        <w:rPr>
          <w:rFonts w:cs="Arial"/>
          <w:b/>
          <w:sz w:val="24"/>
        </w:rPr>
      </w:pPr>
      <w:r>
        <w:br w:type="page"/>
      </w:r>
    </w:p>
    <w:p w14:paraId="76261787" w14:textId="77777777" w:rsidR="00C53A2B" w:rsidRPr="00A57E3C" w:rsidRDefault="00C53A2B" w:rsidP="00E57294">
      <w:pPr>
        <w:pStyle w:val="Heading2"/>
      </w:pPr>
      <w:bookmarkStart w:id="106" w:name="_Toc394407679"/>
      <w:r w:rsidRPr="00A57E3C">
        <w:lastRenderedPageBreak/>
        <w:t>Select Date Range and Interval Screen Changes</w:t>
      </w:r>
      <w:bookmarkEnd w:id="106"/>
      <w:r w:rsidRPr="00A57E3C">
        <w:t xml:space="preserve"> </w:t>
      </w:r>
    </w:p>
    <w:p w14:paraId="76261788" w14:textId="77777777" w:rsidR="00C53A2B" w:rsidRDefault="00C53A2B" w:rsidP="00E57294">
      <w:pPr>
        <w:pStyle w:val="Heading3"/>
      </w:pPr>
      <w:bookmarkStart w:id="107" w:name="_Toc394407680"/>
      <w:r>
        <w:t>Custom Date Ranges</w:t>
      </w:r>
      <w:bookmarkEnd w:id="107"/>
    </w:p>
    <w:p w14:paraId="76261789" w14:textId="77777777" w:rsidR="00C53A2B" w:rsidRDefault="00C53A2B" w:rsidP="00C53A2B">
      <w:r>
        <w:t>The application shall allow custom date range searches only in GMT time. Search shall be available by:</w:t>
      </w:r>
    </w:p>
    <w:p w14:paraId="7626178A" w14:textId="77777777" w:rsidR="00C53A2B" w:rsidRDefault="00C53A2B" w:rsidP="00C53A2B"/>
    <w:p w14:paraId="7626178B" w14:textId="77777777" w:rsidR="00C53A2B" w:rsidRDefault="00C53A2B" w:rsidP="00772E7D">
      <w:pPr>
        <w:pStyle w:val="bullet"/>
        <w:numPr>
          <w:ilvl w:val="0"/>
          <w:numId w:val="56"/>
        </w:numPr>
        <w:tabs>
          <w:tab w:val="clear" w:pos="9360"/>
        </w:tabs>
      </w:pPr>
      <w:r>
        <w:t>Start Date and Time</w:t>
      </w:r>
    </w:p>
    <w:p w14:paraId="7626178C" w14:textId="77777777" w:rsidR="00C53A2B" w:rsidRDefault="00C53A2B" w:rsidP="00772E7D">
      <w:pPr>
        <w:pStyle w:val="bullet"/>
        <w:numPr>
          <w:ilvl w:val="0"/>
          <w:numId w:val="56"/>
        </w:numPr>
        <w:tabs>
          <w:tab w:val="clear" w:pos="9360"/>
        </w:tabs>
      </w:pPr>
      <w:r>
        <w:t>End Date and Time</w:t>
      </w:r>
    </w:p>
    <w:p w14:paraId="7626178D" w14:textId="77777777" w:rsidR="00C53A2B" w:rsidRDefault="00C53A2B" w:rsidP="00772E7D">
      <w:pPr>
        <w:pStyle w:val="bullet"/>
        <w:numPr>
          <w:ilvl w:val="0"/>
          <w:numId w:val="56"/>
        </w:numPr>
        <w:tabs>
          <w:tab w:val="clear" w:pos="9360"/>
        </w:tabs>
      </w:pPr>
      <w:r>
        <w:t>Interval</w:t>
      </w:r>
    </w:p>
    <w:p w14:paraId="7626178E" w14:textId="77777777" w:rsidR="00C53A2B" w:rsidRDefault="00C53A2B" w:rsidP="00772E7D">
      <w:pPr>
        <w:pStyle w:val="bullet"/>
        <w:numPr>
          <w:ilvl w:val="0"/>
          <w:numId w:val="57"/>
        </w:numPr>
        <w:tabs>
          <w:tab w:val="clear" w:pos="9360"/>
        </w:tabs>
      </w:pPr>
      <w:r>
        <w:t>15 minutes</w:t>
      </w:r>
    </w:p>
    <w:p w14:paraId="7626178F" w14:textId="77777777" w:rsidR="00C53A2B" w:rsidRDefault="00C53A2B" w:rsidP="00772E7D">
      <w:pPr>
        <w:pStyle w:val="bullet"/>
        <w:numPr>
          <w:ilvl w:val="0"/>
          <w:numId w:val="57"/>
        </w:numPr>
        <w:tabs>
          <w:tab w:val="clear" w:pos="9360"/>
        </w:tabs>
      </w:pPr>
      <w:r>
        <w:t>1 hour</w:t>
      </w:r>
    </w:p>
    <w:p w14:paraId="76261790" w14:textId="77777777" w:rsidR="00C53A2B" w:rsidRDefault="00C53A2B" w:rsidP="00772E7D">
      <w:pPr>
        <w:pStyle w:val="bullet"/>
        <w:numPr>
          <w:ilvl w:val="0"/>
          <w:numId w:val="57"/>
        </w:numPr>
        <w:tabs>
          <w:tab w:val="clear" w:pos="9360"/>
        </w:tabs>
      </w:pPr>
      <w:r>
        <w:t xml:space="preserve">Last Calendar Day </w:t>
      </w:r>
    </w:p>
    <w:p w14:paraId="76261791" w14:textId="77777777" w:rsidR="00C53A2B" w:rsidRDefault="00C53A2B" w:rsidP="00772E7D">
      <w:pPr>
        <w:pStyle w:val="bullet"/>
        <w:numPr>
          <w:ilvl w:val="0"/>
          <w:numId w:val="57"/>
        </w:numPr>
        <w:tabs>
          <w:tab w:val="clear" w:pos="9360"/>
        </w:tabs>
      </w:pPr>
      <w:r>
        <w:t>Last Calendar Week (total Duration shall be at least 3 weeks otherwise will see only  one data point)</w:t>
      </w:r>
      <w:r w:rsidR="009F6A6F">
        <w:t xml:space="preserve"> Calendar week is Sunday through Saturday</w:t>
      </w:r>
    </w:p>
    <w:p w14:paraId="76261792" w14:textId="77777777" w:rsidR="00C53A2B" w:rsidRDefault="00C53A2B" w:rsidP="00772E7D">
      <w:pPr>
        <w:pStyle w:val="bullet"/>
        <w:numPr>
          <w:ilvl w:val="0"/>
          <w:numId w:val="57"/>
        </w:numPr>
        <w:tabs>
          <w:tab w:val="clear" w:pos="9360"/>
        </w:tabs>
      </w:pPr>
      <w:r>
        <w:t>Last Calendar Month (at least 3 months)</w:t>
      </w:r>
    </w:p>
    <w:p w14:paraId="76261793" w14:textId="77777777" w:rsidR="00C53A2B" w:rsidRDefault="00C53A2B" w:rsidP="00C53A2B">
      <w:pPr>
        <w:pStyle w:val="bullet"/>
        <w:numPr>
          <w:ilvl w:val="0"/>
          <w:numId w:val="0"/>
        </w:numPr>
        <w:ind w:left="360" w:hanging="360"/>
      </w:pPr>
    </w:p>
    <w:p w14:paraId="76261794" w14:textId="77777777" w:rsidR="00C53A2B" w:rsidRDefault="00C53A2B" w:rsidP="00C53A2B">
      <w:pPr>
        <w:pStyle w:val="bullet"/>
        <w:numPr>
          <w:ilvl w:val="0"/>
          <w:numId w:val="0"/>
        </w:numPr>
        <w:ind w:left="360" w:hanging="360"/>
      </w:pPr>
      <w:r>
        <w:t>Note: Any ranges greater than one hour need at least 3 data points (e.g., 3 weeks or 3 months) or the data will not be visible on the screen.</w:t>
      </w:r>
    </w:p>
    <w:p w14:paraId="76261795" w14:textId="77777777" w:rsidR="00C53A2B" w:rsidRDefault="00C53A2B" w:rsidP="008C662A">
      <w:pPr>
        <w:pStyle w:val="Heading3"/>
        <w:rPr>
          <w:color w:val="808080" w:themeColor="background1" w:themeShade="80"/>
        </w:rPr>
      </w:pPr>
      <w:bookmarkStart w:id="108" w:name="_Toc394407681"/>
      <w:r>
        <w:t>Select Range List Changes</w:t>
      </w:r>
      <w:bookmarkEnd w:id="108"/>
      <w:r>
        <w:t xml:space="preserve"> </w:t>
      </w:r>
    </w:p>
    <w:p w14:paraId="76261796" w14:textId="77777777" w:rsidR="00C53A2B" w:rsidRDefault="00C53A2B" w:rsidP="00772E7D">
      <w:pPr>
        <w:pStyle w:val="bullet"/>
        <w:numPr>
          <w:ilvl w:val="0"/>
          <w:numId w:val="55"/>
        </w:numPr>
        <w:tabs>
          <w:tab w:val="clear" w:pos="9360"/>
        </w:tabs>
      </w:pPr>
      <w:r>
        <w:t>Last 6 Hours - GMT</w:t>
      </w:r>
    </w:p>
    <w:p w14:paraId="76261797" w14:textId="77777777" w:rsidR="00C53A2B" w:rsidRDefault="00C53A2B" w:rsidP="00772E7D">
      <w:pPr>
        <w:pStyle w:val="bullet"/>
        <w:numPr>
          <w:ilvl w:val="0"/>
          <w:numId w:val="55"/>
        </w:numPr>
        <w:tabs>
          <w:tab w:val="clear" w:pos="9360"/>
        </w:tabs>
      </w:pPr>
      <w:r>
        <w:t>Last 12 Hours - GMT</w:t>
      </w:r>
    </w:p>
    <w:p w14:paraId="76261798" w14:textId="77777777" w:rsidR="00C53A2B" w:rsidRDefault="00C53A2B" w:rsidP="00772E7D">
      <w:pPr>
        <w:pStyle w:val="bullet"/>
        <w:numPr>
          <w:ilvl w:val="0"/>
          <w:numId w:val="55"/>
        </w:numPr>
        <w:tabs>
          <w:tab w:val="clear" w:pos="9360"/>
        </w:tabs>
      </w:pPr>
      <w:r>
        <w:t>Last 24 Hours  - GMT</w:t>
      </w:r>
    </w:p>
    <w:p w14:paraId="76261799" w14:textId="77777777" w:rsidR="00C53A2B" w:rsidRDefault="00C53A2B" w:rsidP="00772E7D">
      <w:pPr>
        <w:pStyle w:val="bullet"/>
        <w:numPr>
          <w:ilvl w:val="0"/>
          <w:numId w:val="55"/>
        </w:numPr>
        <w:tabs>
          <w:tab w:val="clear" w:pos="9360"/>
        </w:tabs>
      </w:pPr>
      <w:r>
        <w:t>Last 5 Days - GMT</w:t>
      </w:r>
    </w:p>
    <w:p w14:paraId="7626179A" w14:textId="77777777" w:rsidR="00C53A2B" w:rsidRDefault="00C53A2B" w:rsidP="00772E7D">
      <w:pPr>
        <w:pStyle w:val="bullet"/>
        <w:numPr>
          <w:ilvl w:val="0"/>
          <w:numId w:val="55"/>
        </w:numPr>
        <w:tabs>
          <w:tab w:val="clear" w:pos="9360"/>
        </w:tabs>
      </w:pPr>
      <w:r>
        <w:t>Last 30 Days - GMT</w:t>
      </w:r>
    </w:p>
    <w:p w14:paraId="7626179B" w14:textId="77777777" w:rsidR="00C53A2B" w:rsidRDefault="00C53A2B" w:rsidP="00772E7D">
      <w:pPr>
        <w:pStyle w:val="bullet"/>
        <w:numPr>
          <w:ilvl w:val="0"/>
          <w:numId w:val="55"/>
        </w:numPr>
        <w:tabs>
          <w:tab w:val="clear" w:pos="9360"/>
        </w:tabs>
      </w:pPr>
      <w:r>
        <w:t>Last 90 Days - GMT</w:t>
      </w:r>
    </w:p>
    <w:p w14:paraId="7626179C" w14:textId="77777777" w:rsidR="00C53A2B" w:rsidRDefault="00C53A2B" w:rsidP="00772E7D">
      <w:pPr>
        <w:pStyle w:val="bullet"/>
        <w:numPr>
          <w:ilvl w:val="0"/>
          <w:numId w:val="55"/>
        </w:numPr>
        <w:tabs>
          <w:tab w:val="clear" w:pos="9360"/>
        </w:tabs>
      </w:pPr>
      <w:r>
        <w:t>Last 180 Days - GMT</w:t>
      </w:r>
    </w:p>
    <w:p w14:paraId="7626179D" w14:textId="77777777" w:rsidR="00C53A2B" w:rsidRDefault="00C53A2B" w:rsidP="00772E7D">
      <w:pPr>
        <w:pStyle w:val="bullet"/>
        <w:numPr>
          <w:ilvl w:val="0"/>
          <w:numId w:val="55"/>
        </w:numPr>
        <w:tabs>
          <w:tab w:val="clear" w:pos="9360"/>
        </w:tabs>
      </w:pPr>
      <w:r>
        <w:t>Last Year</w:t>
      </w:r>
    </w:p>
    <w:p w14:paraId="7626179E" w14:textId="77777777" w:rsidR="00737BB1" w:rsidRDefault="00737BB1" w:rsidP="00772E7D">
      <w:pPr>
        <w:pStyle w:val="bullet"/>
        <w:numPr>
          <w:ilvl w:val="0"/>
          <w:numId w:val="55"/>
        </w:numPr>
        <w:tabs>
          <w:tab w:val="clear" w:pos="9360"/>
        </w:tabs>
      </w:pPr>
      <w:r>
        <w:t xml:space="preserve">All Available Data (Optional Requirement) </w:t>
      </w:r>
    </w:p>
    <w:p w14:paraId="762617A1" w14:textId="77777777" w:rsidR="00C53A2B" w:rsidRDefault="00C53A2B" w:rsidP="00C53A2B"/>
    <w:p w14:paraId="4F7B7C7E" w14:textId="77777777" w:rsidR="00901ABA" w:rsidRDefault="00901ABA" w:rsidP="00C53A2B"/>
    <w:p w14:paraId="762617A3" w14:textId="77777777" w:rsidR="002C32D1" w:rsidRDefault="002C32D1" w:rsidP="003D2910">
      <w:pPr>
        <w:pStyle w:val="Heading3"/>
      </w:pPr>
      <w:bookmarkStart w:id="109" w:name="_Toc381964418"/>
      <w:bookmarkStart w:id="110" w:name="_Toc381964419"/>
      <w:bookmarkStart w:id="111" w:name="_Toc381964421"/>
      <w:bookmarkStart w:id="112" w:name="_Toc394407684"/>
      <w:bookmarkEnd w:id="109"/>
      <w:bookmarkEnd w:id="110"/>
      <w:bookmarkEnd w:id="111"/>
      <w:r>
        <w:t>Many to Many Relationships</w:t>
      </w:r>
      <w:bookmarkEnd w:id="112"/>
    </w:p>
    <w:p w14:paraId="762617A4" w14:textId="77777777" w:rsidR="002C32D1" w:rsidRDefault="002C32D1" w:rsidP="002C32D1">
      <w:r>
        <w:t xml:space="preserve">The application shall </w:t>
      </w:r>
      <w:r w:rsidR="007D57B2">
        <w:t>support many</w:t>
      </w:r>
      <w:r>
        <w:t xml:space="preserve"> to many relationships. This may vary </w:t>
      </w:r>
      <w:r w:rsidR="007D57B2">
        <w:t>depending on</w:t>
      </w:r>
      <w:r>
        <w:t xml:space="preserve"> </w:t>
      </w:r>
      <w:r w:rsidR="007D57B2">
        <w:t>the size</w:t>
      </w:r>
      <w:r>
        <w:t xml:space="preserve"> of carrier and how that carrier interpreted the protocol.</w:t>
      </w:r>
    </w:p>
    <w:p w14:paraId="762617A5" w14:textId="77777777" w:rsidR="002C32D1" w:rsidRDefault="002C32D1" w:rsidP="002C32D1"/>
    <w:p w14:paraId="762617A6" w14:textId="77777777" w:rsidR="002C32D1" w:rsidRDefault="002C32D1" w:rsidP="002C32D1">
      <w:r>
        <w:t>One Host can be shared by mult</w:t>
      </w:r>
      <w:r w:rsidR="007D57B2">
        <w:t>iple</w:t>
      </w:r>
      <w:r>
        <w:t xml:space="preserve"> realms or </w:t>
      </w:r>
      <w:proofErr w:type="spellStart"/>
      <w:r>
        <w:t>IPs</w:t>
      </w:r>
      <w:proofErr w:type="spellEnd"/>
      <w:r w:rsidR="007D57B2">
        <w:t>.</w:t>
      </w:r>
    </w:p>
    <w:p w14:paraId="762617A7" w14:textId="77777777" w:rsidR="002C32D1" w:rsidRDefault="002C32D1" w:rsidP="002C32D1"/>
    <w:p w14:paraId="762617A8" w14:textId="77777777" w:rsidR="007036FC" w:rsidRDefault="007036FC">
      <w:pPr>
        <w:tabs>
          <w:tab w:val="clear" w:pos="9360"/>
        </w:tabs>
        <w:rPr>
          <w:rFonts w:cs="Arial"/>
          <w:b/>
          <w:sz w:val="24"/>
        </w:rPr>
      </w:pPr>
      <w:r>
        <w:br w:type="page"/>
      </w:r>
    </w:p>
    <w:p w14:paraId="762617A9" w14:textId="77777777" w:rsidR="00737BB1" w:rsidRDefault="00737BB1" w:rsidP="00737BB1">
      <w:pPr>
        <w:pStyle w:val="Heading2"/>
        <w:numPr>
          <w:ilvl w:val="1"/>
          <w:numId w:val="5"/>
        </w:numPr>
        <w:tabs>
          <w:tab w:val="clear" w:pos="666"/>
          <w:tab w:val="num" w:pos="720"/>
        </w:tabs>
        <w:ind w:left="720" w:hanging="720"/>
      </w:pPr>
      <w:bookmarkStart w:id="113" w:name="_Toc394407685"/>
      <w:r>
        <w:lastRenderedPageBreak/>
        <w:t>Traffic Types</w:t>
      </w:r>
      <w:bookmarkEnd w:id="113"/>
    </w:p>
    <w:p w14:paraId="762617AA" w14:textId="77777777" w:rsidR="00737BB1" w:rsidRPr="00B864A5" w:rsidRDefault="00737BB1" w:rsidP="00737BB1">
      <w:r>
        <w:t>The following traffic types are available:</w:t>
      </w:r>
    </w:p>
    <w:p w14:paraId="762617AB" w14:textId="77777777" w:rsidR="002C32D1" w:rsidRDefault="002C32D1" w:rsidP="002C32D1"/>
    <w:p w14:paraId="762617AC" w14:textId="77777777" w:rsidR="00737BB1" w:rsidRDefault="00737BB1" w:rsidP="008C662A">
      <w:pPr>
        <w:pStyle w:val="Heading3"/>
      </w:pPr>
      <w:bookmarkStart w:id="114" w:name="_Toc394407686"/>
      <w:r>
        <w:t xml:space="preserve">Request Code – Message Direction = </w:t>
      </w:r>
      <w:proofErr w:type="spellStart"/>
      <w:r>
        <w:t>Serv</w:t>
      </w:r>
      <w:proofErr w:type="spellEnd"/>
      <w:r>
        <w:t xml:space="preserve"> -&gt; Home</w:t>
      </w:r>
      <w:bookmarkEnd w:id="114"/>
    </w:p>
    <w:p w14:paraId="762617AD" w14:textId="77777777" w:rsidR="00737BB1" w:rsidRDefault="00737BB1" w:rsidP="00C44857">
      <w:pPr>
        <w:pStyle w:val="ListParagraph"/>
        <w:numPr>
          <w:ilvl w:val="1"/>
          <w:numId w:val="58"/>
        </w:numPr>
      </w:pPr>
      <w:r w:rsidRPr="00C44857">
        <w:rPr>
          <w:b/>
        </w:rPr>
        <w:t>316</w:t>
      </w:r>
      <w:r>
        <w:t xml:space="preserve">) </w:t>
      </w:r>
      <w:proofErr w:type="spellStart"/>
      <w:r>
        <w:t>ULR</w:t>
      </w:r>
      <w:proofErr w:type="spellEnd"/>
      <w:r>
        <w:t>/</w:t>
      </w:r>
      <w:proofErr w:type="spellStart"/>
      <w:r>
        <w:t>ULA</w:t>
      </w:r>
      <w:proofErr w:type="spellEnd"/>
      <w:r>
        <w:t xml:space="preserve"> (Update-Location-Request/Answer):</w:t>
      </w:r>
    </w:p>
    <w:p w14:paraId="762617AE" w14:textId="77777777" w:rsidR="00737BB1" w:rsidRDefault="00737BB1" w:rsidP="00C44857">
      <w:pPr>
        <w:pStyle w:val="ListParagraph"/>
        <w:numPr>
          <w:ilvl w:val="2"/>
          <w:numId w:val="58"/>
        </w:numPr>
      </w:pPr>
      <w:proofErr w:type="spellStart"/>
      <w:r>
        <w:t>MME</w:t>
      </w:r>
      <w:proofErr w:type="spellEnd"/>
      <w:r>
        <w:t xml:space="preserve"> stores its own identity at </w:t>
      </w:r>
      <w:proofErr w:type="spellStart"/>
      <w:r>
        <w:t>HSS</w:t>
      </w:r>
      <w:proofErr w:type="spellEnd"/>
      <w:r>
        <w:t xml:space="preserve"> and fetches subscriber data from </w:t>
      </w:r>
      <w:proofErr w:type="spellStart"/>
      <w:r>
        <w:t>HSS</w:t>
      </w:r>
      <w:proofErr w:type="spellEnd"/>
      <w:r>
        <w:t>.</w:t>
      </w:r>
    </w:p>
    <w:p w14:paraId="762617AF" w14:textId="77777777" w:rsidR="00737BB1" w:rsidRDefault="00737BB1" w:rsidP="00737BB1">
      <w:pPr>
        <w:ind w:left="720"/>
      </w:pPr>
    </w:p>
    <w:p w14:paraId="762617B0" w14:textId="77777777" w:rsidR="00737BB1" w:rsidRDefault="00737BB1" w:rsidP="00C44857">
      <w:pPr>
        <w:pStyle w:val="ListParagraph"/>
        <w:numPr>
          <w:ilvl w:val="1"/>
          <w:numId w:val="58"/>
        </w:numPr>
      </w:pPr>
      <w:r w:rsidRPr="00C44857">
        <w:rPr>
          <w:b/>
        </w:rPr>
        <w:t>318</w:t>
      </w:r>
      <w:r>
        <w:t>) AIR/</w:t>
      </w:r>
      <w:proofErr w:type="spellStart"/>
      <w:r>
        <w:t>AIA</w:t>
      </w:r>
      <w:proofErr w:type="spellEnd"/>
      <w:r>
        <w:t xml:space="preserve"> (Authentication-Information-Request/Answer): </w:t>
      </w:r>
    </w:p>
    <w:p w14:paraId="762617B1" w14:textId="77777777" w:rsidR="00737BB1" w:rsidRDefault="00737BB1" w:rsidP="00C44857">
      <w:pPr>
        <w:pStyle w:val="ListParagraph"/>
        <w:numPr>
          <w:ilvl w:val="2"/>
          <w:numId w:val="58"/>
        </w:numPr>
      </w:pPr>
      <w:proofErr w:type="spellStart"/>
      <w:r>
        <w:t>MME</w:t>
      </w:r>
      <w:proofErr w:type="spellEnd"/>
      <w:r>
        <w:t xml:space="preserve"> fetches Authentication data from </w:t>
      </w:r>
      <w:proofErr w:type="spellStart"/>
      <w:r>
        <w:t>HSS</w:t>
      </w:r>
      <w:proofErr w:type="spellEnd"/>
      <w:r>
        <w:t xml:space="preserve"> to authenticate subscriber.</w:t>
      </w:r>
    </w:p>
    <w:p w14:paraId="762617B2" w14:textId="77777777" w:rsidR="00737BB1" w:rsidRDefault="00737BB1" w:rsidP="00737BB1">
      <w:pPr>
        <w:ind w:left="720"/>
      </w:pPr>
    </w:p>
    <w:p w14:paraId="762617B3" w14:textId="77777777" w:rsidR="00737BB1" w:rsidRDefault="00737BB1" w:rsidP="00C44857">
      <w:pPr>
        <w:pStyle w:val="ListParagraph"/>
        <w:numPr>
          <w:ilvl w:val="1"/>
          <w:numId w:val="58"/>
        </w:numPr>
      </w:pPr>
      <w:r w:rsidRPr="00C44857">
        <w:rPr>
          <w:b/>
        </w:rPr>
        <w:t>321</w:t>
      </w:r>
      <w:r>
        <w:t xml:space="preserve">) </w:t>
      </w:r>
      <w:proofErr w:type="spellStart"/>
      <w:r>
        <w:t>PUR</w:t>
      </w:r>
      <w:proofErr w:type="spellEnd"/>
      <w:r>
        <w:t>/</w:t>
      </w:r>
      <w:proofErr w:type="spellStart"/>
      <w:r>
        <w:t>PUA</w:t>
      </w:r>
      <w:proofErr w:type="spellEnd"/>
      <w:r>
        <w:t xml:space="preserve"> (Purge Request/Answer):</w:t>
      </w:r>
    </w:p>
    <w:p w14:paraId="762617B4" w14:textId="77777777" w:rsidR="00737BB1" w:rsidRDefault="00737BB1" w:rsidP="00C44857">
      <w:pPr>
        <w:pStyle w:val="ListParagraph"/>
        <w:numPr>
          <w:ilvl w:val="2"/>
          <w:numId w:val="58"/>
        </w:numPr>
      </w:pPr>
      <w:proofErr w:type="spellStart"/>
      <w:r>
        <w:t>MME</w:t>
      </w:r>
      <w:proofErr w:type="spellEnd"/>
      <w:r>
        <w:t xml:space="preserve"> informs the </w:t>
      </w:r>
      <w:proofErr w:type="spellStart"/>
      <w:r>
        <w:t>HSS</w:t>
      </w:r>
      <w:proofErr w:type="spellEnd"/>
      <w:r>
        <w:t xml:space="preserve"> that </w:t>
      </w:r>
      <w:proofErr w:type="spellStart"/>
      <w:r>
        <w:t>UE</w:t>
      </w:r>
      <w:proofErr w:type="spellEnd"/>
      <w:r>
        <w:t xml:space="preserve"> is inactive for a long period and </w:t>
      </w:r>
      <w:proofErr w:type="spellStart"/>
      <w:r>
        <w:t>MME</w:t>
      </w:r>
      <w:proofErr w:type="spellEnd"/>
      <w:r>
        <w:t xml:space="preserve"> has deleted the Subscriber Data received in previous </w:t>
      </w:r>
      <w:proofErr w:type="spellStart"/>
      <w:r>
        <w:t>ULR</w:t>
      </w:r>
      <w:proofErr w:type="spellEnd"/>
      <w:r>
        <w:t xml:space="preserve"> from its end. </w:t>
      </w:r>
    </w:p>
    <w:p w14:paraId="762617B5" w14:textId="77777777" w:rsidR="00737BB1" w:rsidRDefault="00737BB1" w:rsidP="00737BB1">
      <w:pPr>
        <w:ind w:left="720"/>
        <w:rPr>
          <w:b/>
        </w:rPr>
      </w:pPr>
    </w:p>
    <w:p w14:paraId="762617B6" w14:textId="77777777" w:rsidR="00737BB1" w:rsidRDefault="00737BB1" w:rsidP="00C44857">
      <w:pPr>
        <w:pStyle w:val="ListParagraph"/>
        <w:numPr>
          <w:ilvl w:val="1"/>
          <w:numId w:val="58"/>
        </w:numPr>
      </w:pPr>
      <w:r w:rsidRPr="00C44857">
        <w:rPr>
          <w:b/>
        </w:rPr>
        <w:t>323</w:t>
      </w:r>
      <w:r>
        <w:t>) NOR/</w:t>
      </w:r>
      <w:proofErr w:type="spellStart"/>
      <w:r>
        <w:t>NOA</w:t>
      </w:r>
      <w:proofErr w:type="spellEnd"/>
      <w:r>
        <w:t xml:space="preserve"> (Notification-Request/Answer):</w:t>
      </w:r>
    </w:p>
    <w:p w14:paraId="762617B7" w14:textId="77777777" w:rsidR="00737BB1" w:rsidRDefault="00737BB1" w:rsidP="00C44857">
      <w:pPr>
        <w:pStyle w:val="ListParagraph"/>
        <w:numPr>
          <w:ilvl w:val="2"/>
          <w:numId w:val="58"/>
        </w:numPr>
      </w:pPr>
      <w:proofErr w:type="spellStart"/>
      <w:r>
        <w:t>MME</w:t>
      </w:r>
      <w:proofErr w:type="spellEnd"/>
      <w:r>
        <w:t xml:space="preserve"> stores </w:t>
      </w:r>
      <w:proofErr w:type="spellStart"/>
      <w:r>
        <w:t>PDN</w:t>
      </w:r>
      <w:proofErr w:type="spellEnd"/>
      <w:r>
        <w:t xml:space="preserve"> address and other attach information at </w:t>
      </w:r>
      <w:proofErr w:type="spellStart"/>
      <w:r>
        <w:t>HSS</w:t>
      </w:r>
      <w:proofErr w:type="spellEnd"/>
      <w:r>
        <w:t>.</w:t>
      </w:r>
    </w:p>
    <w:p w14:paraId="762617B8" w14:textId="77777777" w:rsidR="00737BB1" w:rsidRPr="007D6D92" w:rsidRDefault="00737BB1" w:rsidP="008C662A">
      <w:pPr>
        <w:pStyle w:val="Heading3"/>
      </w:pPr>
      <w:bookmarkStart w:id="115" w:name="_Toc381964427"/>
      <w:bookmarkStart w:id="116" w:name="_Toc394407687"/>
      <w:bookmarkStart w:id="117" w:name="_Toc341184011"/>
      <w:bookmarkStart w:id="118" w:name="_Toc282775439"/>
      <w:bookmarkStart w:id="119" w:name="_Toc280700926"/>
      <w:bookmarkEnd w:id="115"/>
      <w:r>
        <w:t xml:space="preserve">Request Code - </w:t>
      </w:r>
      <w:r>
        <w:rPr>
          <w:sz w:val="20"/>
        </w:rPr>
        <w:t xml:space="preserve">Message Direction = </w:t>
      </w:r>
      <w:r>
        <w:t xml:space="preserve">Home -&gt; </w:t>
      </w:r>
      <w:proofErr w:type="spellStart"/>
      <w:r>
        <w:t>Serv</w:t>
      </w:r>
      <w:bookmarkEnd w:id="116"/>
      <w:proofErr w:type="spellEnd"/>
    </w:p>
    <w:p w14:paraId="762617B9" w14:textId="77777777" w:rsidR="00737BB1" w:rsidRDefault="00737BB1" w:rsidP="007D6D92"/>
    <w:p w14:paraId="762617BA" w14:textId="77777777" w:rsidR="00737BB1" w:rsidRDefault="00737BB1" w:rsidP="00C44857">
      <w:pPr>
        <w:pStyle w:val="ListParagraph"/>
        <w:numPr>
          <w:ilvl w:val="1"/>
          <w:numId w:val="59"/>
        </w:numPr>
      </w:pPr>
      <w:r w:rsidRPr="00C44857">
        <w:rPr>
          <w:b/>
        </w:rPr>
        <w:t>317</w:t>
      </w:r>
      <w:r>
        <w:t xml:space="preserve">) </w:t>
      </w:r>
      <w:proofErr w:type="spellStart"/>
      <w:r>
        <w:t>CLR</w:t>
      </w:r>
      <w:proofErr w:type="spellEnd"/>
      <w:r>
        <w:t>/</w:t>
      </w:r>
      <w:proofErr w:type="spellStart"/>
      <w:r>
        <w:t>CLA</w:t>
      </w:r>
      <w:proofErr w:type="spellEnd"/>
      <w:r>
        <w:t xml:space="preserve"> (Cancel-Location-Request/Answer):</w:t>
      </w:r>
    </w:p>
    <w:p w14:paraId="762617BB" w14:textId="77777777" w:rsidR="00737BB1" w:rsidRDefault="00737BB1" w:rsidP="00C44857">
      <w:pPr>
        <w:ind w:left="1980"/>
      </w:pPr>
      <w:proofErr w:type="gramStart"/>
      <w:r>
        <w:t xml:space="preserve">Invoked by </w:t>
      </w:r>
      <w:proofErr w:type="spellStart"/>
      <w:r>
        <w:t>HSS</w:t>
      </w:r>
      <w:proofErr w:type="spellEnd"/>
      <w:r>
        <w:t xml:space="preserve"> to detach the subscriber.</w:t>
      </w:r>
      <w:proofErr w:type="gramEnd"/>
    </w:p>
    <w:p w14:paraId="762617BC" w14:textId="77777777" w:rsidR="00737BB1" w:rsidRDefault="00737BB1" w:rsidP="00737BB1">
      <w:pPr>
        <w:ind w:left="720"/>
      </w:pPr>
    </w:p>
    <w:p w14:paraId="762617BD" w14:textId="77777777" w:rsidR="00737BB1" w:rsidRDefault="00737BB1" w:rsidP="00C44857">
      <w:pPr>
        <w:pStyle w:val="ListParagraph"/>
        <w:numPr>
          <w:ilvl w:val="1"/>
          <w:numId w:val="59"/>
        </w:numPr>
      </w:pPr>
      <w:r w:rsidRPr="00C44857">
        <w:rPr>
          <w:b/>
        </w:rPr>
        <w:t>319</w:t>
      </w:r>
      <w:r>
        <w:t xml:space="preserve">) </w:t>
      </w:r>
      <w:proofErr w:type="spellStart"/>
      <w:r>
        <w:t>IDR</w:t>
      </w:r>
      <w:proofErr w:type="spellEnd"/>
      <w:r>
        <w:t>/IDA (Insert-Subscriber-Data-Request/Answer):</w:t>
      </w:r>
    </w:p>
    <w:p w14:paraId="762617BE" w14:textId="77777777" w:rsidR="00737BB1" w:rsidRDefault="00737BB1" w:rsidP="00C44857">
      <w:pPr>
        <w:ind w:left="1980"/>
      </w:pPr>
      <w:r>
        <w:t xml:space="preserve">Invoked by </w:t>
      </w:r>
      <w:proofErr w:type="spellStart"/>
      <w:r>
        <w:t>HSS</w:t>
      </w:r>
      <w:proofErr w:type="spellEnd"/>
      <w:r>
        <w:t xml:space="preserve"> only when a subscriber is attached and there is change in subscriber profile at </w:t>
      </w:r>
      <w:proofErr w:type="spellStart"/>
      <w:r>
        <w:t>HSS</w:t>
      </w:r>
      <w:proofErr w:type="spellEnd"/>
      <w:r>
        <w:t xml:space="preserve"> end then same change to be reflected at Subscriber profile at </w:t>
      </w:r>
      <w:proofErr w:type="spellStart"/>
      <w:r>
        <w:t>MME</w:t>
      </w:r>
      <w:proofErr w:type="spellEnd"/>
      <w:r>
        <w:t xml:space="preserve"> (sent in </w:t>
      </w:r>
      <w:proofErr w:type="spellStart"/>
      <w:r>
        <w:t>ULA</w:t>
      </w:r>
      <w:proofErr w:type="spellEnd"/>
      <w:r>
        <w:t>) end as well.</w:t>
      </w:r>
    </w:p>
    <w:p w14:paraId="762617BF" w14:textId="77777777" w:rsidR="00737BB1" w:rsidRDefault="00737BB1" w:rsidP="00737BB1">
      <w:pPr>
        <w:ind w:left="720"/>
      </w:pPr>
    </w:p>
    <w:p w14:paraId="762617C0" w14:textId="77777777" w:rsidR="00737BB1" w:rsidRDefault="00737BB1" w:rsidP="00C44857">
      <w:pPr>
        <w:pStyle w:val="ListParagraph"/>
        <w:numPr>
          <w:ilvl w:val="1"/>
          <w:numId w:val="59"/>
        </w:numPr>
      </w:pPr>
      <w:r w:rsidRPr="00C44857">
        <w:rPr>
          <w:b/>
        </w:rPr>
        <w:t>320</w:t>
      </w:r>
      <w:r>
        <w:t xml:space="preserve">) </w:t>
      </w:r>
      <w:proofErr w:type="spellStart"/>
      <w:r>
        <w:t>DSR</w:t>
      </w:r>
      <w:proofErr w:type="spellEnd"/>
      <w:r>
        <w:t>/</w:t>
      </w:r>
      <w:proofErr w:type="spellStart"/>
      <w:r>
        <w:t>DSA</w:t>
      </w:r>
      <w:proofErr w:type="spellEnd"/>
      <w:r>
        <w:t xml:space="preserve"> (Delete-Subscriber-Data-Request/Answer):</w:t>
      </w:r>
    </w:p>
    <w:p w14:paraId="762617C1" w14:textId="77777777" w:rsidR="00737BB1" w:rsidRDefault="00737BB1" w:rsidP="00C44857">
      <w:pPr>
        <w:ind w:left="1980"/>
      </w:pPr>
      <w:r>
        <w:t xml:space="preserve">Invoked by </w:t>
      </w:r>
      <w:proofErr w:type="spellStart"/>
      <w:r>
        <w:t>HSS</w:t>
      </w:r>
      <w:proofErr w:type="spellEnd"/>
      <w:r>
        <w:t xml:space="preserve"> only when Subscriber is attached and some data is deleted at </w:t>
      </w:r>
      <w:proofErr w:type="spellStart"/>
      <w:r>
        <w:t>HSS</w:t>
      </w:r>
      <w:proofErr w:type="spellEnd"/>
      <w:r>
        <w:t xml:space="preserve">. Now </w:t>
      </w:r>
      <w:proofErr w:type="spellStart"/>
      <w:r>
        <w:t>HSS</w:t>
      </w:r>
      <w:proofErr w:type="spellEnd"/>
      <w:r>
        <w:t xml:space="preserve"> informs </w:t>
      </w:r>
      <w:proofErr w:type="spellStart"/>
      <w:r>
        <w:t>MME</w:t>
      </w:r>
      <w:proofErr w:type="spellEnd"/>
      <w:r>
        <w:t xml:space="preserve"> with this message that some part of subscriber data is deleted at </w:t>
      </w:r>
      <w:proofErr w:type="spellStart"/>
      <w:r>
        <w:t>HSS</w:t>
      </w:r>
      <w:proofErr w:type="spellEnd"/>
      <w:r>
        <w:t>.</w:t>
      </w:r>
    </w:p>
    <w:p w14:paraId="762617C2" w14:textId="77777777" w:rsidR="00737BB1" w:rsidRDefault="00737BB1" w:rsidP="00737BB1">
      <w:pPr>
        <w:ind w:left="720"/>
      </w:pPr>
    </w:p>
    <w:p w14:paraId="762617C3" w14:textId="77777777" w:rsidR="00737BB1" w:rsidRDefault="00737BB1" w:rsidP="00C44857">
      <w:pPr>
        <w:pStyle w:val="ListParagraph"/>
        <w:numPr>
          <w:ilvl w:val="1"/>
          <w:numId w:val="59"/>
        </w:numPr>
      </w:pPr>
      <w:r w:rsidRPr="00C44857">
        <w:rPr>
          <w:b/>
        </w:rPr>
        <w:t>322</w:t>
      </w:r>
      <w:r>
        <w:t xml:space="preserve">) </w:t>
      </w:r>
      <w:proofErr w:type="spellStart"/>
      <w:r>
        <w:t>RSR</w:t>
      </w:r>
      <w:proofErr w:type="spellEnd"/>
      <w:r>
        <w:t>/</w:t>
      </w:r>
      <w:proofErr w:type="spellStart"/>
      <w:r>
        <w:t>RSA</w:t>
      </w:r>
      <w:proofErr w:type="spellEnd"/>
      <w:r>
        <w:t xml:space="preserve"> (Reset-Request/Answer):</w:t>
      </w:r>
    </w:p>
    <w:p w14:paraId="762617C4" w14:textId="77777777" w:rsidR="00737BB1" w:rsidRDefault="00737BB1" w:rsidP="00C44857">
      <w:pPr>
        <w:ind w:left="1980"/>
      </w:pPr>
      <w:r>
        <w:t xml:space="preserve">Invoked by </w:t>
      </w:r>
      <w:proofErr w:type="spellStart"/>
      <w:r>
        <w:t>HSS</w:t>
      </w:r>
      <w:proofErr w:type="spellEnd"/>
      <w:r>
        <w:t xml:space="preserve">, to inform </w:t>
      </w:r>
      <w:proofErr w:type="spellStart"/>
      <w:r>
        <w:t>MME</w:t>
      </w:r>
      <w:proofErr w:type="spellEnd"/>
      <w:r>
        <w:t xml:space="preserve"> that </w:t>
      </w:r>
      <w:proofErr w:type="spellStart"/>
      <w:r>
        <w:t>HSS</w:t>
      </w:r>
      <w:proofErr w:type="spellEnd"/>
      <w:r>
        <w:t xml:space="preserve"> has gone down for some time, sync the data and send fresh location/</w:t>
      </w:r>
      <w:proofErr w:type="spellStart"/>
      <w:r>
        <w:t>PDN</w:t>
      </w:r>
      <w:proofErr w:type="spellEnd"/>
      <w:r>
        <w:t xml:space="preserve"> information at </w:t>
      </w:r>
      <w:proofErr w:type="spellStart"/>
      <w:r>
        <w:t>HSS</w:t>
      </w:r>
      <w:proofErr w:type="spellEnd"/>
      <w:r>
        <w:t>.</w:t>
      </w:r>
    </w:p>
    <w:p w14:paraId="762617C5" w14:textId="77777777" w:rsidR="00737BB1" w:rsidRDefault="00737BB1" w:rsidP="007D6D92"/>
    <w:p w14:paraId="762617C6" w14:textId="77777777" w:rsidR="00737BB1" w:rsidRDefault="00737BB1" w:rsidP="008C662A">
      <w:pPr>
        <w:pStyle w:val="Heading3"/>
      </w:pPr>
      <w:bookmarkStart w:id="120" w:name="_Toc394407688"/>
      <w:r>
        <w:t>All Traffic Types</w:t>
      </w:r>
      <w:bookmarkEnd w:id="120"/>
    </w:p>
    <w:p w14:paraId="762617C7" w14:textId="77777777" w:rsidR="00737BB1" w:rsidRPr="00B864A5" w:rsidRDefault="00737BB1" w:rsidP="00737BB1">
      <w:r>
        <w:t>Provide the ability to display All Traffic Types which includes all of the above types in the GUI.</w:t>
      </w:r>
    </w:p>
    <w:p w14:paraId="762617C8" w14:textId="77777777" w:rsidR="00737BB1" w:rsidRPr="007D6D92" w:rsidRDefault="00737BB1" w:rsidP="007D6D92"/>
    <w:p w14:paraId="762617C9" w14:textId="77777777" w:rsidR="007036FC" w:rsidRDefault="007036FC">
      <w:pPr>
        <w:tabs>
          <w:tab w:val="clear" w:pos="9360"/>
        </w:tabs>
        <w:rPr>
          <w:rFonts w:cs="Arial"/>
          <w:b/>
          <w:sz w:val="24"/>
        </w:rPr>
      </w:pPr>
      <w:r>
        <w:br w:type="page"/>
      </w:r>
    </w:p>
    <w:p w14:paraId="762617CA" w14:textId="77777777" w:rsidR="00C7693B" w:rsidRPr="007D6D92" w:rsidRDefault="003D01BA" w:rsidP="003D01BA">
      <w:pPr>
        <w:pStyle w:val="Heading2"/>
      </w:pPr>
      <w:bookmarkStart w:id="121" w:name="_Toc394407689"/>
      <w:r w:rsidRPr="007D6D92">
        <w:lastRenderedPageBreak/>
        <w:t>Error Codes</w:t>
      </w:r>
      <w:bookmarkEnd w:id="121"/>
    </w:p>
    <w:p w14:paraId="762617CB" w14:textId="77777777" w:rsidR="00C7693B" w:rsidRDefault="003D01BA" w:rsidP="00C7693B">
      <w:r>
        <w:t>The application shall provide the ability to drill from a count of All Errors to a lis</w:t>
      </w:r>
      <w:r w:rsidR="007D6D92">
        <w:t>t</w:t>
      </w:r>
      <w:r>
        <w:t xml:space="preserve"> of specific errors and from there to the representation of an individual error.</w:t>
      </w:r>
    </w:p>
    <w:p w14:paraId="762617CC" w14:textId="77777777" w:rsidR="00C7693B" w:rsidRDefault="00C7693B" w:rsidP="00C7693B">
      <w:r>
        <w:rPr>
          <w:u w:val="single"/>
        </w:rPr>
        <w:t xml:space="preserve">Result </w:t>
      </w:r>
      <w:proofErr w:type="gramStart"/>
      <w:r>
        <w:rPr>
          <w:u w:val="single"/>
        </w:rPr>
        <w:t>Grouping :</w:t>
      </w:r>
      <w:proofErr w:type="gramEnd"/>
      <w:r w:rsidRPr="00FC5DFE">
        <w:t xml:space="preserve">  (found in: </w:t>
      </w:r>
      <w:proofErr w:type="spellStart"/>
      <w:r w:rsidRPr="00FC5DFE">
        <w:t>resolution_value</w:t>
      </w:r>
      <w:proofErr w:type="spellEnd"/>
      <w:r>
        <w:t xml:space="preserve"> and correspond to the first digit of the more granular Answer Codes</w:t>
      </w:r>
      <w:r w:rsidRPr="00FC5DFE">
        <w:t>)</w:t>
      </w:r>
    </w:p>
    <w:p w14:paraId="762617CD" w14:textId="77777777" w:rsidR="00C7693B" w:rsidRDefault="00C7693B" w:rsidP="00C7693B">
      <w:pPr>
        <w:rPr>
          <w:u w:val="single"/>
        </w:rPr>
      </w:pPr>
    </w:p>
    <w:tbl>
      <w:tblPr>
        <w:tblStyle w:val="TableGrid"/>
        <w:tblW w:w="0" w:type="auto"/>
        <w:tblLook w:val="04A0" w:firstRow="1" w:lastRow="0" w:firstColumn="1" w:lastColumn="0" w:noHBand="0" w:noVBand="1"/>
      </w:tblPr>
      <w:tblGrid>
        <w:gridCol w:w="2718"/>
        <w:gridCol w:w="2718"/>
      </w:tblGrid>
      <w:tr w:rsidR="00737BB1" w:rsidRPr="00703B97" w14:paraId="762617D0" w14:textId="77777777" w:rsidTr="007D6D92">
        <w:tc>
          <w:tcPr>
            <w:tcW w:w="2718" w:type="dxa"/>
          </w:tcPr>
          <w:p w14:paraId="762617CE" w14:textId="77777777" w:rsidR="00737BB1" w:rsidRPr="007D6D92" w:rsidRDefault="00737BB1" w:rsidP="007D6D92">
            <w:pPr>
              <w:rPr>
                <w:b/>
              </w:rPr>
            </w:pPr>
            <w:r w:rsidRPr="007D6D92">
              <w:rPr>
                <w:b/>
              </w:rPr>
              <w:t>Resolution Value</w:t>
            </w:r>
          </w:p>
        </w:tc>
        <w:tc>
          <w:tcPr>
            <w:tcW w:w="2718" w:type="dxa"/>
          </w:tcPr>
          <w:p w14:paraId="762617CF" w14:textId="77777777" w:rsidR="00737BB1" w:rsidRPr="007D6D92" w:rsidRDefault="00737BB1" w:rsidP="007D6D92">
            <w:pPr>
              <w:rPr>
                <w:b/>
              </w:rPr>
            </w:pPr>
            <w:r w:rsidRPr="007D6D92">
              <w:rPr>
                <w:b/>
              </w:rPr>
              <w:t>Counts as</w:t>
            </w:r>
          </w:p>
        </w:tc>
      </w:tr>
      <w:tr w:rsidR="00737BB1" w:rsidRPr="00703B97" w14:paraId="762617D3" w14:textId="77777777" w:rsidTr="007D6D92">
        <w:tc>
          <w:tcPr>
            <w:tcW w:w="2718" w:type="dxa"/>
          </w:tcPr>
          <w:p w14:paraId="762617D1" w14:textId="77777777" w:rsidR="00737BB1" w:rsidRPr="00703B97" w:rsidRDefault="00737BB1" w:rsidP="007D6D92">
            <w:r w:rsidRPr="00703B97">
              <w:t>0 = Indicates Timeout</w:t>
            </w:r>
          </w:p>
        </w:tc>
        <w:tc>
          <w:tcPr>
            <w:tcW w:w="2718" w:type="dxa"/>
          </w:tcPr>
          <w:p w14:paraId="762617D2" w14:textId="77777777" w:rsidR="00737BB1" w:rsidRPr="00703B97" w:rsidRDefault="00737BB1" w:rsidP="007D6D92">
            <w:r>
              <w:t>Timeout</w:t>
            </w:r>
          </w:p>
        </w:tc>
      </w:tr>
      <w:tr w:rsidR="00737BB1" w:rsidRPr="00703B97" w14:paraId="762617D6" w14:textId="77777777" w:rsidTr="007D6D92">
        <w:tc>
          <w:tcPr>
            <w:tcW w:w="2718" w:type="dxa"/>
          </w:tcPr>
          <w:p w14:paraId="762617D4" w14:textId="77777777" w:rsidR="00737BB1" w:rsidRPr="00703B97" w:rsidRDefault="00737BB1" w:rsidP="007D6D92">
            <w:r w:rsidRPr="00703B97">
              <w:t>1 = Informational</w:t>
            </w:r>
          </w:p>
        </w:tc>
        <w:tc>
          <w:tcPr>
            <w:tcW w:w="2718" w:type="dxa"/>
          </w:tcPr>
          <w:p w14:paraId="762617D5" w14:textId="77777777" w:rsidR="00737BB1" w:rsidRPr="00703B97" w:rsidRDefault="00737BB1" w:rsidP="007D6D92">
            <w:r>
              <w:t>Success</w:t>
            </w:r>
          </w:p>
        </w:tc>
      </w:tr>
      <w:tr w:rsidR="00737BB1" w:rsidRPr="00703B97" w14:paraId="762617D9" w14:textId="77777777" w:rsidTr="007D6D92">
        <w:tc>
          <w:tcPr>
            <w:tcW w:w="2718" w:type="dxa"/>
          </w:tcPr>
          <w:p w14:paraId="762617D7" w14:textId="77777777" w:rsidR="00737BB1" w:rsidRPr="00703B97" w:rsidRDefault="00737BB1" w:rsidP="007D6D92">
            <w:r w:rsidRPr="00703B97">
              <w:t>2 = Success</w:t>
            </w:r>
          </w:p>
        </w:tc>
        <w:tc>
          <w:tcPr>
            <w:tcW w:w="2718" w:type="dxa"/>
          </w:tcPr>
          <w:p w14:paraId="762617D8" w14:textId="77777777" w:rsidR="00737BB1" w:rsidRPr="00703B97" w:rsidRDefault="00737BB1" w:rsidP="007D6D92">
            <w:r>
              <w:t>Success</w:t>
            </w:r>
          </w:p>
        </w:tc>
      </w:tr>
      <w:tr w:rsidR="00737BB1" w:rsidRPr="00703B97" w14:paraId="762617DC" w14:textId="77777777" w:rsidTr="007D6D92">
        <w:tc>
          <w:tcPr>
            <w:tcW w:w="2718" w:type="dxa"/>
          </w:tcPr>
          <w:p w14:paraId="762617DA" w14:textId="77777777" w:rsidR="00737BB1" w:rsidRPr="00703B97" w:rsidRDefault="00737BB1" w:rsidP="007D6D92">
            <w:r w:rsidRPr="00703B97">
              <w:t xml:space="preserve">3 = Protocol Error </w:t>
            </w:r>
          </w:p>
        </w:tc>
        <w:tc>
          <w:tcPr>
            <w:tcW w:w="2718" w:type="dxa"/>
          </w:tcPr>
          <w:p w14:paraId="762617DB" w14:textId="77777777" w:rsidR="00737BB1" w:rsidRPr="00703B97" w:rsidRDefault="00737BB1" w:rsidP="007D6D92">
            <w:r>
              <w:t>Error</w:t>
            </w:r>
          </w:p>
        </w:tc>
      </w:tr>
      <w:tr w:rsidR="00737BB1" w:rsidRPr="00703B97" w14:paraId="762617DF" w14:textId="77777777" w:rsidTr="007D6D92">
        <w:tc>
          <w:tcPr>
            <w:tcW w:w="2718" w:type="dxa"/>
          </w:tcPr>
          <w:p w14:paraId="762617DD" w14:textId="77777777" w:rsidR="00737BB1" w:rsidRPr="00703B97" w:rsidRDefault="00737BB1" w:rsidP="007D6D92">
            <w:r w:rsidRPr="00703B97">
              <w:t>4 = Transient Failure</w:t>
            </w:r>
          </w:p>
        </w:tc>
        <w:tc>
          <w:tcPr>
            <w:tcW w:w="2718" w:type="dxa"/>
          </w:tcPr>
          <w:p w14:paraId="762617DE" w14:textId="77777777" w:rsidR="00737BB1" w:rsidRPr="00703B97" w:rsidRDefault="00737BB1" w:rsidP="007D6D92">
            <w:r>
              <w:t>Error</w:t>
            </w:r>
          </w:p>
        </w:tc>
      </w:tr>
      <w:tr w:rsidR="00737BB1" w:rsidRPr="00703B97" w14:paraId="762617E2" w14:textId="77777777" w:rsidTr="007D6D92">
        <w:tc>
          <w:tcPr>
            <w:tcW w:w="2718" w:type="dxa"/>
          </w:tcPr>
          <w:p w14:paraId="762617E0" w14:textId="77777777" w:rsidR="00737BB1" w:rsidRPr="00703B97" w:rsidRDefault="00737BB1" w:rsidP="007D6D92">
            <w:r w:rsidRPr="00703B97">
              <w:t>5 = Permanent Failure</w:t>
            </w:r>
          </w:p>
        </w:tc>
        <w:tc>
          <w:tcPr>
            <w:tcW w:w="2718" w:type="dxa"/>
          </w:tcPr>
          <w:p w14:paraId="762617E1" w14:textId="77777777" w:rsidR="00737BB1" w:rsidRPr="00703B97" w:rsidRDefault="00737BB1" w:rsidP="007D6D92">
            <w:r>
              <w:t>Error</w:t>
            </w:r>
          </w:p>
        </w:tc>
      </w:tr>
    </w:tbl>
    <w:p w14:paraId="762617E3" w14:textId="77777777" w:rsidR="003D01BA" w:rsidRDefault="003D01BA" w:rsidP="00C7693B"/>
    <w:p w14:paraId="762617E4" w14:textId="77777777" w:rsidR="00C7693B" w:rsidRDefault="003D01BA" w:rsidP="00C7693B">
      <w:pPr>
        <w:rPr>
          <w:i/>
        </w:rPr>
      </w:pPr>
      <w:r w:rsidRPr="003D01BA">
        <w:rPr>
          <w:i/>
        </w:rPr>
        <w:t xml:space="preserve">Note:  </w:t>
      </w:r>
      <w:r w:rsidR="00C7693B" w:rsidRPr="003D01BA">
        <w:rPr>
          <w:i/>
        </w:rPr>
        <w:t>There are no requirements to group errors at this time. Once we get more data we might be able to do groupings.</w:t>
      </w:r>
    </w:p>
    <w:p w14:paraId="762617E5" w14:textId="77777777" w:rsidR="003D01BA" w:rsidRPr="003D01BA" w:rsidRDefault="003D01BA" w:rsidP="00C7693B">
      <w:pPr>
        <w:rPr>
          <w:i/>
        </w:rPr>
      </w:pPr>
    </w:p>
    <w:p w14:paraId="762617E6" w14:textId="77777777" w:rsidR="00C7693B" w:rsidRPr="003D01BA" w:rsidRDefault="00C7693B" w:rsidP="00C7693B">
      <w:pPr>
        <w:rPr>
          <w:i/>
        </w:rPr>
      </w:pPr>
      <w:r w:rsidRPr="003D01BA">
        <w:rPr>
          <w:i/>
        </w:rPr>
        <w:t xml:space="preserve">Shading in </w:t>
      </w:r>
      <w:r w:rsidR="003D01BA" w:rsidRPr="003D01BA">
        <w:rPr>
          <w:i/>
        </w:rPr>
        <w:t xml:space="preserve">the </w:t>
      </w:r>
      <w:r w:rsidRPr="003D01BA">
        <w:rPr>
          <w:i/>
        </w:rPr>
        <w:t xml:space="preserve">table represents examples </w:t>
      </w:r>
      <w:r w:rsidR="003D01BA" w:rsidRPr="003D01BA">
        <w:rPr>
          <w:i/>
        </w:rPr>
        <w:t>that have been</w:t>
      </w:r>
      <w:r w:rsidRPr="003D01BA">
        <w:rPr>
          <w:i/>
        </w:rPr>
        <w:t xml:space="preserve"> seen in</w:t>
      </w:r>
      <w:r w:rsidR="003D01BA" w:rsidRPr="003D01BA">
        <w:rPr>
          <w:i/>
        </w:rPr>
        <w:t xml:space="preserve"> the </w:t>
      </w:r>
      <w:proofErr w:type="spellStart"/>
      <w:r w:rsidRPr="003D01BA">
        <w:rPr>
          <w:i/>
        </w:rPr>
        <w:t>tranlog</w:t>
      </w:r>
      <w:proofErr w:type="spellEnd"/>
      <w:r w:rsidR="003D01BA" w:rsidRPr="003D01BA">
        <w:rPr>
          <w:i/>
        </w:rPr>
        <w:t>.</w:t>
      </w:r>
    </w:p>
    <w:p w14:paraId="762617E7" w14:textId="77777777" w:rsidR="00C7693B" w:rsidRPr="0096632A" w:rsidRDefault="00C7693B" w:rsidP="00C7693B">
      <w:pPr>
        <w:rPr>
          <w:u w:val="single"/>
        </w:rPr>
      </w:pPr>
      <w:r w:rsidRPr="0096632A">
        <w:rPr>
          <w:u w:val="single"/>
        </w:rPr>
        <w:t>Answer Codes:</w:t>
      </w:r>
    </w:p>
    <w:tbl>
      <w:tblPr>
        <w:tblW w:w="4240" w:type="dxa"/>
        <w:tblInd w:w="93" w:type="dxa"/>
        <w:tblLook w:val="04A0" w:firstRow="1" w:lastRow="0" w:firstColumn="1" w:lastColumn="0" w:noHBand="0" w:noVBand="1"/>
      </w:tblPr>
      <w:tblGrid>
        <w:gridCol w:w="960"/>
        <w:gridCol w:w="3280"/>
      </w:tblGrid>
      <w:tr w:rsidR="002472B3" w:rsidRPr="0096632A" w14:paraId="762617EA" w14:textId="77777777" w:rsidTr="002472B3">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617E8" w14:textId="77777777" w:rsidR="002472B3" w:rsidRPr="0096632A" w:rsidRDefault="002472B3" w:rsidP="00C7693B">
            <w:pPr>
              <w:jc w:val="right"/>
              <w:rPr>
                <w:rFonts w:cs="Calibri"/>
                <w:color w:val="000000"/>
              </w:rPr>
            </w:pPr>
            <w:r w:rsidRPr="0096632A">
              <w:rPr>
                <w:rFonts w:cs="Calibri"/>
                <w:color w:val="000000"/>
              </w:rPr>
              <w:t>1001</w:t>
            </w:r>
          </w:p>
        </w:tc>
        <w:tc>
          <w:tcPr>
            <w:tcW w:w="3280" w:type="dxa"/>
            <w:tcBorders>
              <w:top w:val="single" w:sz="4" w:space="0" w:color="auto"/>
              <w:left w:val="nil"/>
              <w:bottom w:val="single" w:sz="4" w:space="0" w:color="auto"/>
              <w:right w:val="single" w:sz="4" w:space="0" w:color="auto"/>
            </w:tcBorders>
            <w:shd w:val="clear" w:color="auto" w:fill="auto"/>
            <w:noWrap/>
            <w:vAlign w:val="bottom"/>
            <w:hideMark/>
          </w:tcPr>
          <w:p w14:paraId="762617E9" w14:textId="77777777" w:rsidR="002472B3" w:rsidRPr="0096632A" w:rsidRDefault="002472B3" w:rsidP="00C7693B">
            <w:pPr>
              <w:rPr>
                <w:rFonts w:cs="Calibri"/>
                <w:color w:val="000000"/>
              </w:rPr>
            </w:pPr>
            <w:proofErr w:type="spellStart"/>
            <w:r w:rsidRPr="0096632A">
              <w:rPr>
                <w:rFonts w:cs="Calibri"/>
                <w:color w:val="000000"/>
              </w:rPr>
              <w:t>MULTI_ROUND_AUTH</w:t>
            </w:r>
            <w:proofErr w:type="spellEnd"/>
          </w:p>
        </w:tc>
      </w:tr>
      <w:tr w:rsidR="002472B3" w:rsidRPr="0096632A" w14:paraId="762617ED"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14:paraId="762617EB" w14:textId="77777777" w:rsidR="002472B3" w:rsidRPr="0096632A" w:rsidRDefault="002472B3" w:rsidP="00C7693B">
            <w:pPr>
              <w:jc w:val="right"/>
              <w:rPr>
                <w:rFonts w:cs="Calibri"/>
                <w:color w:val="000000"/>
              </w:rPr>
            </w:pPr>
            <w:r w:rsidRPr="0096632A">
              <w:rPr>
                <w:rFonts w:cs="Calibri"/>
                <w:color w:val="000000"/>
              </w:rPr>
              <w:t>2001</w:t>
            </w:r>
          </w:p>
        </w:tc>
        <w:tc>
          <w:tcPr>
            <w:tcW w:w="3280" w:type="dxa"/>
            <w:tcBorders>
              <w:top w:val="nil"/>
              <w:left w:val="nil"/>
              <w:bottom w:val="single" w:sz="4" w:space="0" w:color="auto"/>
              <w:right w:val="single" w:sz="4" w:space="0" w:color="auto"/>
            </w:tcBorders>
            <w:shd w:val="clear" w:color="auto" w:fill="D9D9D9" w:themeFill="background1" w:themeFillShade="D9"/>
            <w:noWrap/>
            <w:vAlign w:val="bottom"/>
            <w:hideMark/>
          </w:tcPr>
          <w:p w14:paraId="762617EC" w14:textId="77777777" w:rsidR="002472B3" w:rsidRPr="0096632A" w:rsidRDefault="002472B3" w:rsidP="00C7693B">
            <w:pPr>
              <w:rPr>
                <w:rFonts w:cs="Calibri"/>
                <w:color w:val="000000"/>
              </w:rPr>
            </w:pPr>
            <w:r w:rsidRPr="0096632A">
              <w:rPr>
                <w:rFonts w:cs="Calibri"/>
                <w:color w:val="000000"/>
              </w:rPr>
              <w:t>SUCCESS</w:t>
            </w:r>
          </w:p>
        </w:tc>
      </w:tr>
      <w:tr w:rsidR="002472B3" w:rsidRPr="0096632A" w14:paraId="762617F0"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14:paraId="762617EE" w14:textId="77777777" w:rsidR="002472B3" w:rsidRPr="0096632A" w:rsidRDefault="002472B3" w:rsidP="00C7693B">
            <w:pPr>
              <w:jc w:val="right"/>
              <w:rPr>
                <w:rFonts w:cs="Calibri"/>
                <w:color w:val="000000"/>
              </w:rPr>
            </w:pPr>
            <w:r w:rsidRPr="0096632A">
              <w:rPr>
                <w:rFonts w:cs="Calibri"/>
                <w:color w:val="000000"/>
              </w:rPr>
              <w:t>2002</w:t>
            </w:r>
          </w:p>
        </w:tc>
        <w:tc>
          <w:tcPr>
            <w:tcW w:w="3280" w:type="dxa"/>
            <w:tcBorders>
              <w:top w:val="nil"/>
              <w:left w:val="nil"/>
              <w:bottom w:val="single" w:sz="4" w:space="0" w:color="auto"/>
              <w:right w:val="single" w:sz="4" w:space="0" w:color="auto"/>
            </w:tcBorders>
            <w:shd w:val="clear" w:color="auto" w:fill="D9D9D9" w:themeFill="background1" w:themeFillShade="D9"/>
            <w:noWrap/>
            <w:vAlign w:val="bottom"/>
            <w:hideMark/>
          </w:tcPr>
          <w:p w14:paraId="762617EF" w14:textId="77777777" w:rsidR="002472B3" w:rsidRPr="0096632A" w:rsidRDefault="002472B3" w:rsidP="00C7693B">
            <w:pPr>
              <w:rPr>
                <w:rFonts w:cs="Calibri"/>
                <w:color w:val="000000"/>
              </w:rPr>
            </w:pPr>
            <w:proofErr w:type="spellStart"/>
            <w:r w:rsidRPr="0096632A">
              <w:rPr>
                <w:rFonts w:cs="Calibri"/>
                <w:color w:val="000000"/>
              </w:rPr>
              <w:t>LIMITED_SUCCESS</w:t>
            </w:r>
            <w:proofErr w:type="spellEnd"/>
          </w:p>
        </w:tc>
      </w:tr>
      <w:tr w:rsidR="002472B3" w:rsidRPr="0096632A" w14:paraId="762617F3"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7F1" w14:textId="77777777" w:rsidR="002472B3" w:rsidRPr="0096632A" w:rsidRDefault="002472B3" w:rsidP="00C7693B">
            <w:pPr>
              <w:jc w:val="right"/>
              <w:rPr>
                <w:rFonts w:cs="Calibri"/>
                <w:color w:val="000000"/>
              </w:rPr>
            </w:pPr>
            <w:r w:rsidRPr="0096632A">
              <w:rPr>
                <w:rFonts w:cs="Calibri"/>
                <w:color w:val="000000"/>
              </w:rPr>
              <w:t>3001</w:t>
            </w:r>
          </w:p>
        </w:tc>
        <w:tc>
          <w:tcPr>
            <w:tcW w:w="3280" w:type="dxa"/>
            <w:tcBorders>
              <w:top w:val="nil"/>
              <w:left w:val="nil"/>
              <w:bottom w:val="single" w:sz="4" w:space="0" w:color="auto"/>
              <w:right w:val="single" w:sz="4" w:space="0" w:color="auto"/>
            </w:tcBorders>
            <w:shd w:val="clear" w:color="auto" w:fill="auto"/>
            <w:noWrap/>
            <w:vAlign w:val="bottom"/>
            <w:hideMark/>
          </w:tcPr>
          <w:p w14:paraId="762617F2" w14:textId="77777777" w:rsidR="002472B3" w:rsidRPr="0096632A" w:rsidRDefault="002472B3" w:rsidP="00C7693B">
            <w:pPr>
              <w:rPr>
                <w:rFonts w:cs="Calibri"/>
                <w:color w:val="000000"/>
              </w:rPr>
            </w:pPr>
            <w:proofErr w:type="spellStart"/>
            <w:r w:rsidRPr="0096632A">
              <w:rPr>
                <w:rFonts w:cs="Calibri"/>
                <w:color w:val="000000"/>
              </w:rPr>
              <w:t>COMMAND_UNSUPPORTED</w:t>
            </w:r>
            <w:proofErr w:type="spellEnd"/>
          </w:p>
        </w:tc>
      </w:tr>
      <w:tr w:rsidR="002472B3" w:rsidRPr="0096632A" w14:paraId="762617F6"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7F4" w14:textId="77777777" w:rsidR="002472B3" w:rsidRPr="0096632A" w:rsidRDefault="002472B3" w:rsidP="00C7693B">
            <w:pPr>
              <w:jc w:val="right"/>
              <w:rPr>
                <w:rFonts w:cs="Calibri"/>
                <w:color w:val="000000"/>
              </w:rPr>
            </w:pPr>
            <w:r w:rsidRPr="0096632A">
              <w:rPr>
                <w:rFonts w:cs="Calibri"/>
                <w:color w:val="000000"/>
              </w:rPr>
              <w:t>3002</w:t>
            </w:r>
          </w:p>
        </w:tc>
        <w:tc>
          <w:tcPr>
            <w:tcW w:w="3280" w:type="dxa"/>
            <w:tcBorders>
              <w:top w:val="nil"/>
              <w:left w:val="nil"/>
              <w:bottom w:val="single" w:sz="4" w:space="0" w:color="auto"/>
              <w:right w:val="single" w:sz="4" w:space="0" w:color="auto"/>
            </w:tcBorders>
            <w:shd w:val="clear" w:color="auto" w:fill="auto"/>
            <w:noWrap/>
            <w:vAlign w:val="bottom"/>
            <w:hideMark/>
          </w:tcPr>
          <w:p w14:paraId="762617F5" w14:textId="77777777" w:rsidR="002472B3" w:rsidRPr="0096632A" w:rsidRDefault="002472B3" w:rsidP="00C7693B">
            <w:pPr>
              <w:rPr>
                <w:rFonts w:cs="Calibri"/>
                <w:color w:val="000000"/>
              </w:rPr>
            </w:pPr>
            <w:proofErr w:type="spellStart"/>
            <w:r w:rsidRPr="0096632A">
              <w:rPr>
                <w:rFonts w:cs="Calibri"/>
                <w:color w:val="000000"/>
              </w:rPr>
              <w:t>UNABLE_TO_DELIVER</w:t>
            </w:r>
            <w:proofErr w:type="spellEnd"/>
          </w:p>
        </w:tc>
      </w:tr>
      <w:tr w:rsidR="002472B3" w:rsidRPr="0096632A" w14:paraId="762617F9"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7F7" w14:textId="77777777" w:rsidR="002472B3" w:rsidRPr="0096632A" w:rsidRDefault="002472B3" w:rsidP="00C7693B">
            <w:pPr>
              <w:jc w:val="right"/>
              <w:rPr>
                <w:rFonts w:cs="Calibri"/>
                <w:color w:val="000000"/>
              </w:rPr>
            </w:pPr>
            <w:r w:rsidRPr="0096632A">
              <w:rPr>
                <w:rFonts w:cs="Calibri"/>
                <w:color w:val="000000"/>
              </w:rPr>
              <w:t>3003</w:t>
            </w:r>
          </w:p>
        </w:tc>
        <w:tc>
          <w:tcPr>
            <w:tcW w:w="3280" w:type="dxa"/>
            <w:tcBorders>
              <w:top w:val="nil"/>
              <w:left w:val="nil"/>
              <w:bottom w:val="single" w:sz="4" w:space="0" w:color="auto"/>
              <w:right w:val="single" w:sz="4" w:space="0" w:color="auto"/>
            </w:tcBorders>
            <w:shd w:val="clear" w:color="auto" w:fill="auto"/>
            <w:noWrap/>
            <w:vAlign w:val="bottom"/>
            <w:hideMark/>
          </w:tcPr>
          <w:p w14:paraId="762617F8" w14:textId="77777777" w:rsidR="002472B3" w:rsidRPr="0096632A" w:rsidRDefault="002472B3" w:rsidP="00C7693B">
            <w:pPr>
              <w:rPr>
                <w:rFonts w:cs="Calibri"/>
                <w:color w:val="000000"/>
              </w:rPr>
            </w:pPr>
            <w:proofErr w:type="spellStart"/>
            <w:r w:rsidRPr="0096632A">
              <w:rPr>
                <w:rFonts w:cs="Calibri"/>
                <w:color w:val="000000"/>
              </w:rPr>
              <w:t>REALM_NOT_SERVED</w:t>
            </w:r>
            <w:proofErr w:type="spellEnd"/>
          </w:p>
        </w:tc>
      </w:tr>
      <w:tr w:rsidR="002472B3" w:rsidRPr="0096632A" w14:paraId="762617FC"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7FA" w14:textId="77777777" w:rsidR="002472B3" w:rsidRPr="0096632A" w:rsidRDefault="002472B3" w:rsidP="00C7693B">
            <w:pPr>
              <w:jc w:val="right"/>
              <w:rPr>
                <w:rFonts w:cs="Calibri"/>
                <w:color w:val="000000"/>
              </w:rPr>
            </w:pPr>
            <w:r w:rsidRPr="0096632A">
              <w:rPr>
                <w:rFonts w:cs="Calibri"/>
                <w:color w:val="000000"/>
              </w:rPr>
              <w:t>3004</w:t>
            </w:r>
          </w:p>
        </w:tc>
        <w:tc>
          <w:tcPr>
            <w:tcW w:w="3280" w:type="dxa"/>
            <w:tcBorders>
              <w:top w:val="nil"/>
              <w:left w:val="nil"/>
              <w:bottom w:val="single" w:sz="4" w:space="0" w:color="auto"/>
              <w:right w:val="single" w:sz="4" w:space="0" w:color="auto"/>
            </w:tcBorders>
            <w:shd w:val="clear" w:color="auto" w:fill="auto"/>
            <w:noWrap/>
            <w:vAlign w:val="bottom"/>
            <w:hideMark/>
          </w:tcPr>
          <w:p w14:paraId="762617FB" w14:textId="77777777" w:rsidR="002472B3" w:rsidRPr="0096632A" w:rsidRDefault="002472B3" w:rsidP="00C7693B">
            <w:pPr>
              <w:rPr>
                <w:rFonts w:cs="Calibri"/>
                <w:color w:val="000000"/>
              </w:rPr>
            </w:pPr>
            <w:proofErr w:type="spellStart"/>
            <w:r w:rsidRPr="0096632A">
              <w:rPr>
                <w:rFonts w:cs="Calibri"/>
                <w:color w:val="000000"/>
              </w:rPr>
              <w:t>TOO_BUSY</w:t>
            </w:r>
            <w:proofErr w:type="spellEnd"/>
          </w:p>
        </w:tc>
      </w:tr>
      <w:tr w:rsidR="002472B3" w:rsidRPr="0096632A" w14:paraId="762617FF"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7FD" w14:textId="77777777" w:rsidR="002472B3" w:rsidRPr="0096632A" w:rsidRDefault="002472B3" w:rsidP="00C7693B">
            <w:pPr>
              <w:jc w:val="right"/>
              <w:rPr>
                <w:rFonts w:cs="Calibri"/>
                <w:color w:val="000000"/>
              </w:rPr>
            </w:pPr>
            <w:r w:rsidRPr="0096632A">
              <w:rPr>
                <w:rFonts w:cs="Calibri"/>
                <w:color w:val="000000"/>
              </w:rPr>
              <w:t>3005</w:t>
            </w:r>
          </w:p>
        </w:tc>
        <w:tc>
          <w:tcPr>
            <w:tcW w:w="3280" w:type="dxa"/>
            <w:tcBorders>
              <w:top w:val="nil"/>
              <w:left w:val="nil"/>
              <w:bottom w:val="single" w:sz="4" w:space="0" w:color="auto"/>
              <w:right w:val="single" w:sz="4" w:space="0" w:color="auto"/>
            </w:tcBorders>
            <w:shd w:val="clear" w:color="auto" w:fill="auto"/>
            <w:noWrap/>
            <w:vAlign w:val="bottom"/>
            <w:hideMark/>
          </w:tcPr>
          <w:p w14:paraId="762617FE" w14:textId="77777777" w:rsidR="002472B3" w:rsidRPr="0096632A" w:rsidRDefault="002472B3" w:rsidP="00C7693B">
            <w:pPr>
              <w:rPr>
                <w:rFonts w:cs="Calibri"/>
                <w:color w:val="000000"/>
              </w:rPr>
            </w:pPr>
            <w:proofErr w:type="spellStart"/>
            <w:r w:rsidRPr="0096632A">
              <w:rPr>
                <w:rFonts w:cs="Calibri"/>
                <w:color w:val="000000"/>
              </w:rPr>
              <w:t>LOOP_DETECTED</w:t>
            </w:r>
            <w:proofErr w:type="spellEnd"/>
          </w:p>
        </w:tc>
      </w:tr>
      <w:tr w:rsidR="002472B3" w:rsidRPr="0096632A" w14:paraId="76261802"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800" w14:textId="77777777" w:rsidR="002472B3" w:rsidRPr="0096632A" w:rsidRDefault="002472B3" w:rsidP="00C7693B">
            <w:pPr>
              <w:jc w:val="right"/>
              <w:rPr>
                <w:rFonts w:cs="Calibri"/>
                <w:color w:val="000000"/>
              </w:rPr>
            </w:pPr>
            <w:r w:rsidRPr="0096632A">
              <w:rPr>
                <w:rFonts w:cs="Calibri"/>
                <w:color w:val="000000"/>
              </w:rPr>
              <w:t>3006</w:t>
            </w:r>
          </w:p>
        </w:tc>
        <w:tc>
          <w:tcPr>
            <w:tcW w:w="3280" w:type="dxa"/>
            <w:tcBorders>
              <w:top w:val="nil"/>
              <w:left w:val="nil"/>
              <w:bottom w:val="single" w:sz="4" w:space="0" w:color="auto"/>
              <w:right w:val="single" w:sz="4" w:space="0" w:color="auto"/>
            </w:tcBorders>
            <w:shd w:val="clear" w:color="auto" w:fill="auto"/>
            <w:noWrap/>
            <w:vAlign w:val="bottom"/>
            <w:hideMark/>
          </w:tcPr>
          <w:p w14:paraId="76261801" w14:textId="77777777" w:rsidR="002472B3" w:rsidRPr="0096632A" w:rsidRDefault="002472B3" w:rsidP="00C7693B">
            <w:pPr>
              <w:rPr>
                <w:rFonts w:cs="Calibri"/>
                <w:color w:val="000000"/>
              </w:rPr>
            </w:pPr>
            <w:proofErr w:type="spellStart"/>
            <w:r w:rsidRPr="0096632A">
              <w:rPr>
                <w:rFonts w:cs="Calibri"/>
                <w:color w:val="000000"/>
              </w:rPr>
              <w:t>REDIRECT_INDICATION</w:t>
            </w:r>
            <w:proofErr w:type="spellEnd"/>
          </w:p>
        </w:tc>
      </w:tr>
      <w:tr w:rsidR="002472B3" w:rsidRPr="0096632A" w14:paraId="76261805"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803" w14:textId="77777777" w:rsidR="002472B3" w:rsidRPr="0096632A" w:rsidRDefault="002472B3" w:rsidP="00C7693B">
            <w:pPr>
              <w:jc w:val="right"/>
              <w:rPr>
                <w:rFonts w:cs="Calibri"/>
                <w:color w:val="000000"/>
              </w:rPr>
            </w:pPr>
            <w:r w:rsidRPr="0096632A">
              <w:rPr>
                <w:rFonts w:cs="Calibri"/>
                <w:color w:val="000000"/>
              </w:rPr>
              <w:t>3007</w:t>
            </w:r>
          </w:p>
        </w:tc>
        <w:tc>
          <w:tcPr>
            <w:tcW w:w="3280" w:type="dxa"/>
            <w:tcBorders>
              <w:top w:val="nil"/>
              <w:left w:val="nil"/>
              <w:bottom w:val="single" w:sz="4" w:space="0" w:color="auto"/>
              <w:right w:val="single" w:sz="4" w:space="0" w:color="auto"/>
            </w:tcBorders>
            <w:shd w:val="clear" w:color="auto" w:fill="auto"/>
            <w:noWrap/>
            <w:vAlign w:val="bottom"/>
            <w:hideMark/>
          </w:tcPr>
          <w:p w14:paraId="76261804" w14:textId="77777777" w:rsidR="002472B3" w:rsidRPr="0096632A" w:rsidRDefault="002472B3" w:rsidP="00C7693B">
            <w:pPr>
              <w:rPr>
                <w:rFonts w:cs="Calibri"/>
                <w:color w:val="000000"/>
              </w:rPr>
            </w:pPr>
            <w:proofErr w:type="spellStart"/>
            <w:r w:rsidRPr="0096632A">
              <w:rPr>
                <w:rFonts w:cs="Calibri"/>
                <w:color w:val="000000"/>
              </w:rPr>
              <w:t>APPLICATION_UNSUPPORTED</w:t>
            </w:r>
            <w:proofErr w:type="spellEnd"/>
          </w:p>
        </w:tc>
      </w:tr>
      <w:tr w:rsidR="002472B3" w:rsidRPr="0096632A" w14:paraId="76261808"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806" w14:textId="77777777" w:rsidR="002472B3" w:rsidRPr="0096632A" w:rsidRDefault="002472B3" w:rsidP="00C7693B">
            <w:pPr>
              <w:jc w:val="right"/>
              <w:rPr>
                <w:rFonts w:cs="Calibri"/>
                <w:color w:val="000000"/>
              </w:rPr>
            </w:pPr>
            <w:r w:rsidRPr="0096632A">
              <w:rPr>
                <w:rFonts w:cs="Calibri"/>
                <w:color w:val="000000"/>
              </w:rPr>
              <w:t>3008</w:t>
            </w:r>
          </w:p>
        </w:tc>
        <w:tc>
          <w:tcPr>
            <w:tcW w:w="3280" w:type="dxa"/>
            <w:tcBorders>
              <w:top w:val="nil"/>
              <w:left w:val="nil"/>
              <w:bottom w:val="single" w:sz="4" w:space="0" w:color="auto"/>
              <w:right w:val="single" w:sz="4" w:space="0" w:color="auto"/>
            </w:tcBorders>
            <w:shd w:val="clear" w:color="auto" w:fill="auto"/>
            <w:noWrap/>
            <w:vAlign w:val="bottom"/>
            <w:hideMark/>
          </w:tcPr>
          <w:p w14:paraId="76261807" w14:textId="77777777" w:rsidR="002472B3" w:rsidRPr="0096632A" w:rsidRDefault="002472B3" w:rsidP="00C7693B">
            <w:pPr>
              <w:rPr>
                <w:rFonts w:cs="Calibri"/>
                <w:color w:val="000000"/>
              </w:rPr>
            </w:pPr>
            <w:proofErr w:type="spellStart"/>
            <w:r w:rsidRPr="0096632A">
              <w:rPr>
                <w:rFonts w:cs="Calibri"/>
                <w:color w:val="000000"/>
              </w:rPr>
              <w:t>INVALID_HDR_BITS</w:t>
            </w:r>
            <w:proofErr w:type="spellEnd"/>
          </w:p>
        </w:tc>
      </w:tr>
      <w:tr w:rsidR="002472B3" w:rsidRPr="0096632A" w14:paraId="7626180B"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809" w14:textId="77777777" w:rsidR="002472B3" w:rsidRPr="0096632A" w:rsidRDefault="002472B3" w:rsidP="00C7693B">
            <w:pPr>
              <w:jc w:val="right"/>
              <w:rPr>
                <w:rFonts w:cs="Calibri"/>
                <w:color w:val="000000"/>
              </w:rPr>
            </w:pPr>
            <w:r w:rsidRPr="0096632A">
              <w:rPr>
                <w:rFonts w:cs="Calibri"/>
                <w:color w:val="000000"/>
              </w:rPr>
              <w:t>3009</w:t>
            </w:r>
          </w:p>
        </w:tc>
        <w:tc>
          <w:tcPr>
            <w:tcW w:w="3280" w:type="dxa"/>
            <w:tcBorders>
              <w:top w:val="nil"/>
              <w:left w:val="nil"/>
              <w:bottom w:val="single" w:sz="4" w:space="0" w:color="auto"/>
              <w:right w:val="single" w:sz="4" w:space="0" w:color="auto"/>
            </w:tcBorders>
            <w:shd w:val="clear" w:color="auto" w:fill="auto"/>
            <w:noWrap/>
            <w:vAlign w:val="bottom"/>
            <w:hideMark/>
          </w:tcPr>
          <w:p w14:paraId="7626180A" w14:textId="77777777" w:rsidR="002472B3" w:rsidRPr="0096632A" w:rsidRDefault="002472B3" w:rsidP="00C7693B">
            <w:pPr>
              <w:rPr>
                <w:rFonts w:cs="Calibri"/>
                <w:color w:val="000000"/>
              </w:rPr>
            </w:pPr>
            <w:proofErr w:type="spellStart"/>
            <w:r w:rsidRPr="0096632A">
              <w:rPr>
                <w:rFonts w:cs="Calibri"/>
                <w:color w:val="000000"/>
              </w:rPr>
              <w:t>INVALID_AVP_BITS</w:t>
            </w:r>
            <w:proofErr w:type="spellEnd"/>
          </w:p>
        </w:tc>
      </w:tr>
      <w:tr w:rsidR="002472B3" w:rsidRPr="0096632A" w14:paraId="7626180E"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80C" w14:textId="77777777" w:rsidR="002472B3" w:rsidRPr="0096632A" w:rsidRDefault="002472B3" w:rsidP="00C7693B">
            <w:pPr>
              <w:jc w:val="right"/>
              <w:rPr>
                <w:rFonts w:cs="Calibri"/>
                <w:color w:val="000000"/>
              </w:rPr>
            </w:pPr>
            <w:r w:rsidRPr="0096632A">
              <w:rPr>
                <w:rFonts w:cs="Calibri"/>
                <w:color w:val="000000"/>
              </w:rPr>
              <w:t>3010</w:t>
            </w:r>
          </w:p>
        </w:tc>
        <w:tc>
          <w:tcPr>
            <w:tcW w:w="3280" w:type="dxa"/>
            <w:tcBorders>
              <w:top w:val="nil"/>
              <w:left w:val="nil"/>
              <w:bottom w:val="single" w:sz="4" w:space="0" w:color="auto"/>
              <w:right w:val="single" w:sz="4" w:space="0" w:color="auto"/>
            </w:tcBorders>
            <w:shd w:val="clear" w:color="auto" w:fill="auto"/>
            <w:noWrap/>
            <w:vAlign w:val="bottom"/>
            <w:hideMark/>
          </w:tcPr>
          <w:p w14:paraId="7626180D" w14:textId="77777777" w:rsidR="002472B3" w:rsidRPr="0096632A" w:rsidRDefault="002472B3" w:rsidP="00C7693B">
            <w:pPr>
              <w:rPr>
                <w:rFonts w:cs="Calibri"/>
                <w:color w:val="000000"/>
              </w:rPr>
            </w:pPr>
            <w:proofErr w:type="spellStart"/>
            <w:r w:rsidRPr="0096632A">
              <w:rPr>
                <w:rFonts w:cs="Calibri"/>
                <w:color w:val="000000"/>
              </w:rPr>
              <w:t>UNKNOWN_PEER</w:t>
            </w:r>
            <w:proofErr w:type="spellEnd"/>
          </w:p>
        </w:tc>
      </w:tr>
      <w:tr w:rsidR="002472B3" w:rsidRPr="0096632A" w14:paraId="76261811"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14:paraId="7626180F" w14:textId="77777777" w:rsidR="002472B3" w:rsidRPr="0096632A" w:rsidRDefault="002472B3" w:rsidP="00C7693B">
            <w:pPr>
              <w:jc w:val="right"/>
              <w:rPr>
                <w:rFonts w:cs="Calibri"/>
                <w:color w:val="000000"/>
              </w:rPr>
            </w:pPr>
            <w:r w:rsidRPr="0096632A">
              <w:rPr>
                <w:rFonts w:cs="Calibri"/>
                <w:color w:val="000000"/>
              </w:rPr>
              <w:t>4001</w:t>
            </w:r>
          </w:p>
        </w:tc>
        <w:tc>
          <w:tcPr>
            <w:tcW w:w="3280" w:type="dxa"/>
            <w:tcBorders>
              <w:top w:val="nil"/>
              <w:left w:val="nil"/>
              <w:bottom w:val="single" w:sz="4" w:space="0" w:color="auto"/>
              <w:right w:val="single" w:sz="4" w:space="0" w:color="auto"/>
            </w:tcBorders>
            <w:shd w:val="clear" w:color="auto" w:fill="D9D9D9" w:themeFill="background1" w:themeFillShade="D9"/>
            <w:noWrap/>
            <w:vAlign w:val="bottom"/>
            <w:hideMark/>
          </w:tcPr>
          <w:p w14:paraId="76261810" w14:textId="77777777" w:rsidR="002472B3" w:rsidRPr="0096632A" w:rsidRDefault="002472B3" w:rsidP="00C7693B">
            <w:pPr>
              <w:rPr>
                <w:rFonts w:cs="Calibri"/>
                <w:color w:val="000000"/>
              </w:rPr>
            </w:pPr>
            <w:proofErr w:type="spellStart"/>
            <w:r w:rsidRPr="0096632A">
              <w:rPr>
                <w:rFonts w:cs="Calibri"/>
                <w:color w:val="000000"/>
              </w:rPr>
              <w:t>AUTHENTICATION_REJECTED</w:t>
            </w:r>
            <w:proofErr w:type="spellEnd"/>
          </w:p>
        </w:tc>
      </w:tr>
      <w:tr w:rsidR="002472B3" w:rsidRPr="0096632A" w14:paraId="76261814"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14:paraId="76261812" w14:textId="77777777" w:rsidR="002472B3" w:rsidRPr="0096632A" w:rsidRDefault="002472B3" w:rsidP="00C7693B">
            <w:pPr>
              <w:jc w:val="right"/>
              <w:rPr>
                <w:rFonts w:cs="Calibri"/>
                <w:color w:val="000000"/>
              </w:rPr>
            </w:pPr>
            <w:r w:rsidRPr="0096632A">
              <w:rPr>
                <w:rFonts w:cs="Calibri"/>
                <w:color w:val="000000"/>
              </w:rPr>
              <w:t>4002</w:t>
            </w:r>
          </w:p>
        </w:tc>
        <w:tc>
          <w:tcPr>
            <w:tcW w:w="3280" w:type="dxa"/>
            <w:tcBorders>
              <w:top w:val="nil"/>
              <w:left w:val="nil"/>
              <w:bottom w:val="single" w:sz="4" w:space="0" w:color="auto"/>
              <w:right w:val="single" w:sz="4" w:space="0" w:color="auto"/>
            </w:tcBorders>
            <w:shd w:val="clear" w:color="auto" w:fill="D9D9D9" w:themeFill="background1" w:themeFillShade="D9"/>
            <w:noWrap/>
            <w:vAlign w:val="bottom"/>
            <w:hideMark/>
          </w:tcPr>
          <w:p w14:paraId="76261813" w14:textId="77777777" w:rsidR="002472B3" w:rsidRPr="0096632A" w:rsidRDefault="002472B3" w:rsidP="00C7693B">
            <w:pPr>
              <w:rPr>
                <w:rFonts w:cs="Calibri"/>
                <w:color w:val="000000"/>
              </w:rPr>
            </w:pPr>
            <w:proofErr w:type="spellStart"/>
            <w:r w:rsidRPr="0096632A">
              <w:rPr>
                <w:rFonts w:cs="Calibri"/>
                <w:color w:val="000000"/>
              </w:rPr>
              <w:t>OUT_OF_SPACE</w:t>
            </w:r>
            <w:proofErr w:type="spellEnd"/>
          </w:p>
        </w:tc>
      </w:tr>
      <w:tr w:rsidR="002472B3" w:rsidRPr="0096632A" w14:paraId="76261817"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14:paraId="76261815" w14:textId="77777777" w:rsidR="002472B3" w:rsidRPr="0096632A" w:rsidRDefault="002472B3" w:rsidP="00C7693B">
            <w:pPr>
              <w:jc w:val="right"/>
              <w:rPr>
                <w:rFonts w:cs="Calibri"/>
                <w:color w:val="000000"/>
              </w:rPr>
            </w:pPr>
            <w:r w:rsidRPr="0096632A">
              <w:rPr>
                <w:rFonts w:cs="Calibri"/>
                <w:color w:val="000000"/>
              </w:rPr>
              <w:t>4003</w:t>
            </w:r>
          </w:p>
        </w:tc>
        <w:tc>
          <w:tcPr>
            <w:tcW w:w="3280" w:type="dxa"/>
            <w:tcBorders>
              <w:top w:val="nil"/>
              <w:left w:val="nil"/>
              <w:bottom w:val="single" w:sz="4" w:space="0" w:color="auto"/>
              <w:right w:val="single" w:sz="4" w:space="0" w:color="auto"/>
            </w:tcBorders>
            <w:shd w:val="clear" w:color="auto" w:fill="D9D9D9" w:themeFill="background1" w:themeFillShade="D9"/>
            <w:noWrap/>
            <w:vAlign w:val="bottom"/>
            <w:hideMark/>
          </w:tcPr>
          <w:p w14:paraId="76261816" w14:textId="77777777" w:rsidR="002472B3" w:rsidRPr="0096632A" w:rsidRDefault="002472B3" w:rsidP="00C7693B">
            <w:pPr>
              <w:rPr>
                <w:rFonts w:cs="Calibri"/>
                <w:color w:val="000000"/>
              </w:rPr>
            </w:pPr>
            <w:proofErr w:type="spellStart"/>
            <w:r w:rsidRPr="0096632A">
              <w:rPr>
                <w:rFonts w:cs="Calibri"/>
                <w:color w:val="000000"/>
              </w:rPr>
              <w:t>ELECTION_LOST</w:t>
            </w:r>
            <w:proofErr w:type="spellEnd"/>
          </w:p>
        </w:tc>
      </w:tr>
      <w:tr w:rsidR="002472B3" w:rsidRPr="0096632A" w14:paraId="7626181A"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818" w14:textId="77777777" w:rsidR="002472B3" w:rsidRPr="0096632A" w:rsidRDefault="002472B3" w:rsidP="00C7693B">
            <w:pPr>
              <w:jc w:val="right"/>
              <w:rPr>
                <w:rFonts w:cs="Calibri"/>
                <w:color w:val="000000"/>
              </w:rPr>
            </w:pPr>
            <w:r w:rsidRPr="0096632A">
              <w:rPr>
                <w:rFonts w:cs="Calibri"/>
                <w:color w:val="000000"/>
              </w:rPr>
              <w:t>5001</w:t>
            </w:r>
          </w:p>
        </w:tc>
        <w:tc>
          <w:tcPr>
            <w:tcW w:w="3280" w:type="dxa"/>
            <w:tcBorders>
              <w:top w:val="nil"/>
              <w:left w:val="nil"/>
              <w:bottom w:val="single" w:sz="4" w:space="0" w:color="auto"/>
              <w:right w:val="single" w:sz="4" w:space="0" w:color="auto"/>
            </w:tcBorders>
            <w:shd w:val="clear" w:color="auto" w:fill="auto"/>
            <w:noWrap/>
            <w:vAlign w:val="bottom"/>
            <w:hideMark/>
          </w:tcPr>
          <w:p w14:paraId="76261819" w14:textId="77777777" w:rsidR="002472B3" w:rsidRPr="0096632A" w:rsidRDefault="002472B3" w:rsidP="00C7693B">
            <w:pPr>
              <w:rPr>
                <w:rFonts w:cs="Calibri"/>
                <w:color w:val="000000"/>
              </w:rPr>
            </w:pPr>
            <w:proofErr w:type="spellStart"/>
            <w:r w:rsidRPr="0096632A">
              <w:rPr>
                <w:rFonts w:cs="Calibri"/>
                <w:color w:val="000000"/>
              </w:rPr>
              <w:t>AVP_UNSUPPORTED</w:t>
            </w:r>
            <w:proofErr w:type="spellEnd"/>
          </w:p>
        </w:tc>
      </w:tr>
      <w:tr w:rsidR="002472B3" w:rsidRPr="0096632A" w14:paraId="7626181D"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81B" w14:textId="77777777" w:rsidR="002472B3" w:rsidRPr="0096632A" w:rsidRDefault="002472B3" w:rsidP="00C7693B">
            <w:pPr>
              <w:jc w:val="right"/>
              <w:rPr>
                <w:rFonts w:cs="Calibri"/>
                <w:color w:val="000000"/>
              </w:rPr>
            </w:pPr>
            <w:r w:rsidRPr="0096632A">
              <w:rPr>
                <w:rFonts w:cs="Calibri"/>
                <w:color w:val="000000"/>
              </w:rPr>
              <w:t>5002</w:t>
            </w:r>
          </w:p>
        </w:tc>
        <w:tc>
          <w:tcPr>
            <w:tcW w:w="3280" w:type="dxa"/>
            <w:tcBorders>
              <w:top w:val="nil"/>
              <w:left w:val="nil"/>
              <w:bottom w:val="single" w:sz="4" w:space="0" w:color="auto"/>
              <w:right w:val="single" w:sz="4" w:space="0" w:color="auto"/>
            </w:tcBorders>
            <w:shd w:val="clear" w:color="auto" w:fill="auto"/>
            <w:noWrap/>
            <w:vAlign w:val="bottom"/>
            <w:hideMark/>
          </w:tcPr>
          <w:p w14:paraId="7626181C" w14:textId="77777777" w:rsidR="002472B3" w:rsidRPr="0096632A" w:rsidRDefault="002472B3" w:rsidP="00C7693B">
            <w:pPr>
              <w:rPr>
                <w:rFonts w:cs="Calibri"/>
                <w:color w:val="000000"/>
              </w:rPr>
            </w:pPr>
            <w:proofErr w:type="spellStart"/>
            <w:r w:rsidRPr="0096632A">
              <w:rPr>
                <w:rFonts w:cs="Calibri"/>
                <w:color w:val="000000"/>
              </w:rPr>
              <w:t>UNKNOWN_SESSION_ID</w:t>
            </w:r>
            <w:proofErr w:type="spellEnd"/>
          </w:p>
        </w:tc>
      </w:tr>
      <w:tr w:rsidR="002472B3" w:rsidRPr="0096632A" w14:paraId="76261820"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81E" w14:textId="77777777" w:rsidR="002472B3" w:rsidRPr="0096632A" w:rsidRDefault="002472B3" w:rsidP="00C7693B">
            <w:pPr>
              <w:jc w:val="right"/>
              <w:rPr>
                <w:rFonts w:cs="Calibri"/>
                <w:color w:val="000000"/>
              </w:rPr>
            </w:pPr>
            <w:r w:rsidRPr="0096632A">
              <w:rPr>
                <w:rFonts w:cs="Calibri"/>
                <w:color w:val="000000"/>
              </w:rPr>
              <w:t>5003</w:t>
            </w:r>
          </w:p>
        </w:tc>
        <w:tc>
          <w:tcPr>
            <w:tcW w:w="3280" w:type="dxa"/>
            <w:tcBorders>
              <w:top w:val="nil"/>
              <w:left w:val="nil"/>
              <w:bottom w:val="single" w:sz="4" w:space="0" w:color="auto"/>
              <w:right w:val="single" w:sz="4" w:space="0" w:color="auto"/>
            </w:tcBorders>
            <w:shd w:val="clear" w:color="auto" w:fill="auto"/>
            <w:noWrap/>
            <w:vAlign w:val="bottom"/>
            <w:hideMark/>
          </w:tcPr>
          <w:p w14:paraId="7626181F" w14:textId="77777777" w:rsidR="002472B3" w:rsidRPr="0096632A" w:rsidRDefault="002472B3" w:rsidP="00C7693B">
            <w:pPr>
              <w:rPr>
                <w:rFonts w:cs="Calibri"/>
                <w:color w:val="000000"/>
              </w:rPr>
            </w:pPr>
            <w:proofErr w:type="spellStart"/>
            <w:r w:rsidRPr="0096632A">
              <w:rPr>
                <w:rFonts w:cs="Calibri"/>
                <w:color w:val="000000"/>
              </w:rPr>
              <w:t>AUTHORIZATION_REJECTED</w:t>
            </w:r>
            <w:proofErr w:type="spellEnd"/>
          </w:p>
        </w:tc>
      </w:tr>
      <w:tr w:rsidR="002472B3" w:rsidRPr="0096632A" w14:paraId="76261823"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821" w14:textId="77777777" w:rsidR="002472B3" w:rsidRPr="0096632A" w:rsidRDefault="002472B3" w:rsidP="00C7693B">
            <w:pPr>
              <w:jc w:val="right"/>
              <w:rPr>
                <w:rFonts w:cs="Calibri"/>
                <w:color w:val="000000"/>
              </w:rPr>
            </w:pPr>
            <w:r w:rsidRPr="0096632A">
              <w:rPr>
                <w:rFonts w:cs="Calibri"/>
                <w:color w:val="000000"/>
              </w:rPr>
              <w:t>5004</w:t>
            </w:r>
          </w:p>
        </w:tc>
        <w:tc>
          <w:tcPr>
            <w:tcW w:w="3280" w:type="dxa"/>
            <w:tcBorders>
              <w:top w:val="nil"/>
              <w:left w:val="nil"/>
              <w:bottom w:val="single" w:sz="4" w:space="0" w:color="auto"/>
              <w:right w:val="single" w:sz="4" w:space="0" w:color="auto"/>
            </w:tcBorders>
            <w:shd w:val="clear" w:color="auto" w:fill="auto"/>
            <w:noWrap/>
            <w:vAlign w:val="bottom"/>
            <w:hideMark/>
          </w:tcPr>
          <w:p w14:paraId="76261822" w14:textId="77777777" w:rsidR="002472B3" w:rsidRPr="0096632A" w:rsidRDefault="002472B3" w:rsidP="00C7693B">
            <w:pPr>
              <w:rPr>
                <w:rFonts w:cs="Calibri"/>
                <w:color w:val="000000"/>
              </w:rPr>
            </w:pPr>
            <w:proofErr w:type="spellStart"/>
            <w:r w:rsidRPr="0096632A">
              <w:rPr>
                <w:rFonts w:cs="Calibri"/>
                <w:color w:val="000000"/>
              </w:rPr>
              <w:t>INVALID_AVP_VALUE</w:t>
            </w:r>
            <w:proofErr w:type="spellEnd"/>
          </w:p>
        </w:tc>
      </w:tr>
      <w:tr w:rsidR="002472B3" w:rsidRPr="0096632A" w14:paraId="76261826"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824" w14:textId="77777777" w:rsidR="002472B3" w:rsidRPr="0096632A" w:rsidRDefault="002472B3" w:rsidP="00C7693B">
            <w:pPr>
              <w:jc w:val="right"/>
              <w:rPr>
                <w:rFonts w:cs="Calibri"/>
                <w:color w:val="000000"/>
              </w:rPr>
            </w:pPr>
            <w:r w:rsidRPr="0096632A">
              <w:rPr>
                <w:rFonts w:cs="Calibri"/>
                <w:color w:val="000000"/>
              </w:rPr>
              <w:t>5005</w:t>
            </w:r>
          </w:p>
        </w:tc>
        <w:tc>
          <w:tcPr>
            <w:tcW w:w="3280" w:type="dxa"/>
            <w:tcBorders>
              <w:top w:val="nil"/>
              <w:left w:val="nil"/>
              <w:bottom w:val="single" w:sz="4" w:space="0" w:color="auto"/>
              <w:right w:val="single" w:sz="4" w:space="0" w:color="auto"/>
            </w:tcBorders>
            <w:shd w:val="clear" w:color="auto" w:fill="auto"/>
            <w:noWrap/>
            <w:vAlign w:val="bottom"/>
            <w:hideMark/>
          </w:tcPr>
          <w:p w14:paraId="76261825" w14:textId="77777777" w:rsidR="002472B3" w:rsidRPr="0096632A" w:rsidRDefault="002472B3" w:rsidP="00C7693B">
            <w:pPr>
              <w:rPr>
                <w:rFonts w:cs="Calibri"/>
                <w:color w:val="000000"/>
              </w:rPr>
            </w:pPr>
            <w:proofErr w:type="spellStart"/>
            <w:r w:rsidRPr="0096632A">
              <w:rPr>
                <w:rFonts w:cs="Calibri"/>
                <w:color w:val="000000"/>
              </w:rPr>
              <w:t>MISSING_AVP</w:t>
            </w:r>
            <w:proofErr w:type="spellEnd"/>
          </w:p>
        </w:tc>
      </w:tr>
      <w:tr w:rsidR="002472B3" w:rsidRPr="0096632A" w14:paraId="76261829"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827" w14:textId="77777777" w:rsidR="002472B3" w:rsidRPr="0096632A" w:rsidRDefault="002472B3" w:rsidP="00C7693B">
            <w:pPr>
              <w:jc w:val="right"/>
              <w:rPr>
                <w:rFonts w:cs="Calibri"/>
                <w:color w:val="000000"/>
              </w:rPr>
            </w:pPr>
            <w:r w:rsidRPr="0096632A">
              <w:rPr>
                <w:rFonts w:cs="Calibri"/>
                <w:color w:val="000000"/>
              </w:rPr>
              <w:t>5006</w:t>
            </w:r>
          </w:p>
        </w:tc>
        <w:tc>
          <w:tcPr>
            <w:tcW w:w="3280" w:type="dxa"/>
            <w:tcBorders>
              <w:top w:val="nil"/>
              <w:left w:val="nil"/>
              <w:bottom w:val="single" w:sz="4" w:space="0" w:color="auto"/>
              <w:right w:val="single" w:sz="4" w:space="0" w:color="auto"/>
            </w:tcBorders>
            <w:shd w:val="clear" w:color="auto" w:fill="auto"/>
            <w:noWrap/>
            <w:vAlign w:val="bottom"/>
            <w:hideMark/>
          </w:tcPr>
          <w:p w14:paraId="76261828" w14:textId="77777777" w:rsidR="002472B3" w:rsidRPr="0096632A" w:rsidRDefault="002472B3" w:rsidP="00C7693B">
            <w:pPr>
              <w:rPr>
                <w:rFonts w:cs="Calibri"/>
                <w:color w:val="000000"/>
              </w:rPr>
            </w:pPr>
            <w:proofErr w:type="spellStart"/>
            <w:r w:rsidRPr="0096632A">
              <w:rPr>
                <w:rFonts w:cs="Calibri"/>
                <w:color w:val="000000"/>
              </w:rPr>
              <w:t>RESOURCES_EXCEEDED</w:t>
            </w:r>
            <w:proofErr w:type="spellEnd"/>
          </w:p>
        </w:tc>
      </w:tr>
      <w:tr w:rsidR="002472B3" w:rsidRPr="0096632A" w14:paraId="7626182C"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82A" w14:textId="77777777" w:rsidR="002472B3" w:rsidRPr="0096632A" w:rsidRDefault="002472B3" w:rsidP="00C7693B">
            <w:pPr>
              <w:jc w:val="right"/>
              <w:rPr>
                <w:rFonts w:cs="Calibri"/>
                <w:color w:val="000000"/>
              </w:rPr>
            </w:pPr>
            <w:r w:rsidRPr="0096632A">
              <w:rPr>
                <w:rFonts w:cs="Calibri"/>
                <w:color w:val="000000"/>
              </w:rPr>
              <w:t>5007</w:t>
            </w:r>
          </w:p>
        </w:tc>
        <w:tc>
          <w:tcPr>
            <w:tcW w:w="3280" w:type="dxa"/>
            <w:tcBorders>
              <w:top w:val="nil"/>
              <w:left w:val="nil"/>
              <w:bottom w:val="single" w:sz="4" w:space="0" w:color="auto"/>
              <w:right w:val="single" w:sz="4" w:space="0" w:color="auto"/>
            </w:tcBorders>
            <w:shd w:val="clear" w:color="auto" w:fill="auto"/>
            <w:noWrap/>
            <w:vAlign w:val="bottom"/>
            <w:hideMark/>
          </w:tcPr>
          <w:p w14:paraId="7626182B" w14:textId="77777777" w:rsidR="002472B3" w:rsidRPr="0096632A" w:rsidRDefault="002472B3" w:rsidP="00C7693B">
            <w:pPr>
              <w:rPr>
                <w:rFonts w:cs="Calibri"/>
                <w:color w:val="000000"/>
              </w:rPr>
            </w:pPr>
            <w:proofErr w:type="spellStart"/>
            <w:r w:rsidRPr="0096632A">
              <w:rPr>
                <w:rFonts w:cs="Calibri"/>
                <w:color w:val="000000"/>
              </w:rPr>
              <w:t>CONTRADICTING_AVPS</w:t>
            </w:r>
            <w:proofErr w:type="spellEnd"/>
          </w:p>
        </w:tc>
      </w:tr>
      <w:tr w:rsidR="002472B3" w:rsidRPr="0096632A" w14:paraId="7626182F"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82D" w14:textId="77777777" w:rsidR="002472B3" w:rsidRPr="0096632A" w:rsidRDefault="002472B3" w:rsidP="00C7693B">
            <w:pPr>
              <w:jc w:val="right"/>
              <w:rPr>
                <w:rFonts w:cs="Calibri"/>
                <w:color w:val="000000"/>
              </w:rPr>
            </w:pPr>
            <w:r w:rsidRPr="0096632A">
              <w:rPr>
                <w:rFonts w:cs="Calibri"/>
                <w:color w:val="000000"/>
              </w:rPr>
              <w:t>5008</w:t>
            </w:r>
          </w:p>
        </w:tc>
        <w:tc>
          <w:tcPr>
            <w:tcW w:w="3280" w:type="dxa"/>
            <w:tcBorders>
              <w:top w:val="nil"/>
              <w:left w:val="nil"/>
              <w:bottom w:val="single" w:sz="4" w:space="0" w:color="auto"/>
              <w:right w:val="single" w:sz="4" w:space="0" w:color="auto"/>
            </w:tcBorders>
            <w:shd w:val="clear" w:color="auto" w:fill="auto"/>
            <w:noWrap/>
            <w:vAlign w:val="bottom"/>
            <w:hideMark/>
          </w:tcPr>
          <w:p w14:paraId="7626182E" w14:textId="77777777" w:rsidR="002472B3" w:rsidRPr="0096632A" w:rsidRDefault="002472B3" w:rsidP="00C7693B">
            <w:pPr>
              <w:rPr>
                <w:rFonts w:cs="Calibri"/>
                <w:color w:val="000000"/>
              </w:rPr>
            </w:pPr>
            <w:proofErr w:type="spellStart"/>
            <w:r w:rsidRPr="0096632A">
              <w:rPr>
                <w:rFonts w:cs="Calibri"/>
                <w:color w:val="000000"/>
              </w:rPr>
              <w:t>AVP_NOT_ALLOWED</w:t>
            </w:r>
            <w:proofErr w:type="spellEnd"/>
          </w:p>
        </w:tc>
      </w:tr>
      <w:tr w:rsidR="002472B3" w:rsidRPr="0096632A" w14:paraId="76261832"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830" w14:textId="77777777" w:rsidR="002472B3" w:rsidRPr="0096632A" w:rsidRDefault="002472B3" w:rsidP="00C7693B">
            <w:pPr>
              <w:jc w:val="right"/>
              <w:rPr>
                <w:rFonts w:cs="Calibri"/>
                <w:color w:val="000000"/>
              </w:rPr>
            </w:pPr>
            <w:r w:rsidRPr="0096632A">
              <w:rPr>
                <w:rFonts w:cs="Calibri"/>
                <w:color w:val="000000"/>
              </w:rPr>
              <w:t>5009</w:t>
            </w:r>
          </w:p>
        </w:tc>
        <w:tc>
          <w:tcPr>
            <w:tcW w:w="3280" w:type="dxa"/>
            <w:tcBorders>
              <w:top w:val="nil"/>
              <w:left w:val="nil"/>
              <w:bottom w:val="single" w:sz="4" w:space="0" w:color="auto"/>
              <w:right w:val="single" w:sz="4" w:space="0" w:color="auto"/>
            </w:tcBorders>
            <w:shd w:val="clear" w:color="auto" w:fill="auto"/>
            <w:noWrap/>
            <w:vAlign w:val="bottom"/>
            <w:hideMark/>
          </w:tcPr>
          <w:p w14:paraId="76261831" w14:textId="77777777" w:rsidR="002472B3" w:rsidRPr="0096632A" w:rsidRDefault="002472B3" w:rsidP="00C7693B">
            <w:pPr>
              <w:rPr>
                <w:rFonts w:cs="Calibri"/>
                <w:color w:val="000000"/>
              </w:rPr>
            </w:pPr>
            <w:proofErr w:type="spellStart"/>
            <w:r w:rsidRPr="0096632A">
              <w:rPr>
                <w:rFonts w:cs="Calibri"/>
                <w:color w:val="000000"/>
              </w:rPr>
              <w:t>AVP_OCCURS_TOO_MANY_TIMES</w:t>
            </w:r>
            <w:proofErr w:type="spellEnd"/>
          </w:p>
        </w:tc>
      </w:tr>
      <w:tr w:rsidR="002472B3" w:rsidRPr="0096632A" w14:paraId="76261835"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833" w14:textId="77777777" w:rsidR="002472B3" w:rsidRPr="0096632A" w:rsidRDefault="002472B3" w:rsidP="00C7693B">
            <w:pPr>
              <w:jc w:val="right"/>
              <w:rPr>
                <w:rFonts w:cs="Calibri"/>
                <w:color w:val="000000"/>
              </w:rPr>
            </w:pPr>
            <w:r w:rsidRPr="0096632A">
              <w:rPr>
                <w:rFonts w:cs="Calibri"/>
                <w:color w:val="000000"/>
              </w:rPr>
              <w:t>5010</w:t>
            </w:r>
          </w:p>
        </w:tc>
        <w:tc>
          <w:tcPr>
            <w:tcW w:w="3280" w:type="dxa"/>
            <w:tcBorders>
              <w:top w:val="nil"/>
              <w:left w:val="nil"/>
              <w:bottom w:val="single" w:sz="4" w:space="0" w:color="auto"/>
              <w:right w:val="single" w:sz="4" w:space="0" w:color="auto"/>
            </w:tcBorders>
            <w:shd w:val="clear" w:color="auto" w:fill="auto"/>
            <w:noWrap/>
            <w:vAlign w:val="bottom"/>
            <w:hideMark/>
          </w:tcPr>
          <w:p w14:paraId="76261834" w14:textId="77777777" w:rsidR="002472B3" w:rsidRPr="0096632A" w:rsidRDefault="002472B3" w:rsidP="00C7693B">
            <w:pPr>
              <w:rPr>
                <w:rFonts w:cs="Calibri"/>
                <w:color w:val="000000"/>
              </w:rPr>
            </w:pPr>
            <w:proofErr w:type="spellStart"/>
            <w:r w:rsidRPr="0096632A">
              <w:rPr>
                <w:rFonts w:cs="Calibri"/>
                <w:color w:val="000000"/>
              </w:rPr>
              <w:t>NO_COMMON_APPLICATION</w:t>
            </w:r>
            <w:proofErr w:type="spellEnd"/>
          </w:p>
        </w:tc>
      </w:tr>
      <w:tr w:rsidR="002472B3" w:rsidRPr="0096632A" w14:paraId="76261838"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836" w14:textId="77777777" w:rsidR="002472B3" w:rsidRPr="0096632A" w:rsidRDefault="002472B3" w:rsidP="00C7693B">
            <w:pPr>
              <w:jc w:val="right"/>
              <w:rPr>
                <w:rFonts w:cs="Calibri"/>
                <w:color w:val="000000"/>
              </w:rPr>
            </w:pPr>
            <w:r w:rsidRPr="0096632A">
              <w:rPr>
                <w:rFonts w:cs="Calibri"/>
                <w:color w:val="000000"/>
              </w:rPr>
              <w:lastRenderedPageBreak/>
              <w:t>5011</w:t>
            </w:r>
          </w:p>
        </w:tc>
        <w:tc>
          <w:tcPr>
            <w:tcW w:w="3280" w:type="dxa"/>
            <w:tcBorders>
              <w:top w:val="nil"/>
              <w:left w:val="nil"/>
              <w:bottom w:val="single" w:sz="4" w:space="0" w:color="auto"/>
              <w:right w:val="single" w:sz="4" w:space="0" w:color="auto"/>
            </w:tcBorders>
            <w:shd w:val="clear" w:color="auto" w:fill="auto"/>
            <w:noWrap/>
            <w:vAlign w:val="bottom"/>
            <w:hideMark/>
          </w:tcPr>
          <w:p w14:paraId="76261837" w14:textId="77777777" w:rsidR="002472B3" w:rsidRPr="0096632A" w:rsidRDefault="002472B3" w:rsidP="00C7693B">
            <w:pPr>
              <w:rPr>
                <w:rFonts w:cs="Calibri"/>
                <w:color w:val="000000"/>
              </w:rPr>
            </w:pPr>
            <w:proofErr w:type="spellStart"/>
            <w:r w:rsidRPr="0096632A">
              <w:rPr>
                <w:rFonts w:cs="Calibri"/>
                <w:color w:val="000000"/>
              </w:rPr>
              <w:t>UNSUPPORTED_VERSION</w:t>
            </w:r>
            <w:proofErr w:type="spellEnd"/>
          </w:p>
        </w:tc>
      </w:tr>
      <w:tr w:rsidR="002472B3" w:rsidRPr="0096632A" w14:paraId="7626183B"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839" w14:textId="77777777" w:rsidR="002472B3" w:rsidRPr="0096632A" w:rsidRDefault="002472B3" w:rsidP="00C7693B">
            <w:pPr>
              <w:jc w:val="right"/>
              <w:rPr>
                <w:rFonts w:cs="Calibri"/>
                <w:color w:val="000000"/>
              </w:rPr>
            </w:pPr>
            <w:r w:rsidRPr="0096632A">
              <w:rPr>
                <w:rFonts w:cs="Calibri"/>
                <w:color w:val="000000"/>
              </w:rPr>
              <w:t>5012</w:t>
            </w:r>
          </w:p>
        </w:tc>
        <w:tc>
          <w:tcPr>
            <w:tcW w:w="3280" w:type="dxa"/>
            <w:tcBorders>
              <w:top w:val="nil"/>
              <w:left w:val="nil"/>
              <w:bottom w:val="single" w:sz="4" w:space="0" w:color="auto"/>
              <w:right w:val="single" w:sz="4" w:space="0" w:color="auto"/>
            </w:tcBorders>
            <w:shd w:val="clear" w:color="auto" w:fill="auto"/>
            <w:noWrap/>
            <w:vAlign w:val="bottom"/>
            <w:hideMark/>
          </w:tcPr>
          <w:p w14:paraId="7626183A" w14:textId="77777777" w:rsidR="002472B3" w:rsidRPr="0096632A" w:rsidRDefault="002472B3" w:rsidP="00C7693B">
            <w:pPr>
              <w:rPr>
                <w:rFonts w:cs="Calibri"/>
                <w:color w:val="000000"/>
              </w:rPr>
            </w:pPr>
            <w:proofErr w:type="spellStart"/>
            <w:r w:rsidRPr="0096632A">
              <w:rPr>
                <w:rFonts w:cs="Calibri"/>
                <w:color w:val="000000"/>
              </w:rPr>
              <w:t>UNABLE_TO_COMPLY</w:t>
            </w:r>
            <w:proofErr w:type="spellEnd"/>
          </w:p>
        </w:tc>
      </w:tr>
      <w:tr w:rsidR="002472B3" w:rsidRPr="0096632A" w14:paraId="7626183E"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83C" w14:textId="77777777" w:rsidR="002472B3" w:rsidRPr="0096632A" w:rsidRDefault="002472B3" w:rsidP="00C7693B">
            <w:pPr>
              <w:jc w:val="right"/>
              <w:rPr>
                <w:rFonts w:cs="Calibri"/>
                <w:color w:val="000000"/>
              </w:rPr>
            </w:pPr>
            <w:r w:rsidRPr="0096632A">
              <w:rPr>
                <w:rFonts w:cs="Calibri"/>
                <w:color w:val="000000"/>
              </w:rPr>
              <w:t>5013</w:t>
            </w:r>
          </w:p>
        </w:tc>
        <w:tc>
          <w:tcPr>
            <w:tcW w:w="3280" w:type="dxa"/>
            <w:tcBorders>
              <w:top w:val="nil"/>
              <w:left w:val="nil"/>
              <w:bottom w:val="single" w:sz="4" w:space="0" w:color="auto"/>
              <w:right w:val="single" w:sz="4" w:space="0" w:color="auto"/>
            </w:tcBorders>
            <w:shd w:val="clear" w:color="auto" w:fill="auto"/>
            <w:noWrap/>
            <w:vAlign w:val="bottom"/>
            <w:hideMark/>
          </w:tcPr>
          <w:p w14:paraId="7626183D" w14:textId="77777777" w:rsidR="002472B3" w:rsidRPr="0096632A" w:rsidRDefault="002472B3" w:rsidP="00C7693B">
            <w:pPr>
              <w:rPr>
                <w:rFonts w:cs="Calibri"/>
                <w:color w:val="000000"/>
              </w:rPr>
            </w:pPr>
            <w:proofErr w:type="spellStart"/>
            <w:r w:rsidRPr="0096632A">
              <w:rPr>
                <w:rFonts w:cs="Calibri"/>
                <w:color w:val="000000"/>
              </w:rPr>
              <w:t>INVALID_BIT_IN_HEADER</w:t>
            </w:r>
            <w:proofErr w:type="spellEnd"/>
          </w:p>
        </w:tc>
      </w:tr>
      <w:tr w:rsidR="002472B3" w:rsidRPr="0096632A" w14:paraId="76261841"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83F" w14:textId="77777777" w:rsidR="002472B3" w:rsidRPr="0096632A" w:rsidRDefault="002472B3" w:rsidP="00C7693B">
            <w:pPr>
              <w:jc w:val="right"/>
              <w:rPr>
                <w:rFonts w:cs="Calibri"/>
                <w:color w:val="000000"/>
              </w:rPr>
            </w:pPr>
            <w:r w:rsidRPr="0096632A">
              <w:rPr>
                <w:rFonts w:cs="Calibri"/>
                <w:color w:val="000000"/>
              </w:rPr>
              <w:t>5014</w:t>
            </w:r>
          </w:p>
        </w:tc>
        <w:tc>
          <w:tcPr>
            <w:tcW w:w="3280" w:type="dxa"/>
            <w:tcBorders>
              <w:top w:val="nil"/>
              <w:left w:val="nil"/>
              <w:bottom w:val="single" w:sz="4" w:space="0" w:color="auto"/>
              <w:right w:val="single" w:sz="4" w:space="0" w:color="auto"/>
            </w:tcBorders>
            <w:shd w:val="clear" w:color="auto" w:fill="auto"/>
            <w:noWrap/>
            <w:vAlign w:val="bottom"/>
            <w:hideMark/>
          </w:tcPr>
          <w:p w14:paraId="76261840" w14:textId="77777777" w:rsidR="002472B3" w:rsidRPr="0096632A" w:rsidRDefault="002472B3" w:rsidP="00C7693B">
            <w:pPr>
              <w:rPr>
                <w:rFonts w:cs="Calibri"/>
                <w:color w:val="000000"/>
              </w:rPr>
            </w:pPr>
            <w:proofErr w:type="spellStart"/>
            <w:r w:rsidRPr="0096632A">
              <w:rPr>
                <w:rFonts w:cs="Calibri"/>
                <w:color w:val="000000"/>
              </w:rPr>
              <w:t>INVALID_AVP_LENGTH</w:t>
            </w:r>
            <w:proofErr w:type="spellEnd"/>
          </w:p>
        </w:tc>
      </w:tr>
      <w:tr w:rsidR="002472B3" w:rsidRPr="0096632A" w14:paraId="76261844"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842" w14:textId="77777777" w:rsidR="002472B3" w:rsidRPr="0096632A" w:rsidRDefault="002472B3" w:rsidP="00C7693B">
            <w:pPr>
              <w:jc w:val="right"/>
              <w:rPr>
                <w:rFonts w:cs="Calibri"/>
                <w:color w:val="000000"/>
              </w:rPr>
            </w:pPr>
            <w:r w:rsidRPr="0096632A">
              <w:rPr>
                <w:rFonts w:cs="Calibri"/>
                <w:color w:val="000000"/>
              </w:rPr>
              <w:t>5015</w:t>
            </w:r>
          </w:p>
        </w:tc>
        <w:tc>
          <w:tcPr>
            <w:tcW w:w="3280" w:type="dxa"/>
            <w:tcBorders>
              <w:top w:val="nil"/>
              <w:left w:val="nil"/>
              <w:bottom w:val="single" w:sz="4" w:space="0" w:color="auto"/>
              <w:right w:val="single" w:sz="4" w:space="0" w:color="auto"/>
            </w:tcBorders>
            <w:shd w:val="clear" w:color="auto" w:fill="auto"/>
            <w:noWrap/>
            <w:vAlign w:val="bottom"/>
            <w:hideMark/>
          </w:tcPr>
          <w:p w14:paraId="76261843" w14:textId="77777777" w:rsidR="002472B3" w:rsidRPr="0096632A" w:rsidRDefault="002472B3" w:rsidP="00C7693B">
            <w:pPr>
              <w:rPr>
                <w:rFonts w:cs="Calibri"/>
                <w:color w:val="000000"/>
              </w:rPr>
            </w:pPr>
            <w:proofErr w:type="spellStart"/>
            <w:r w:rsidRPr="0096632A">
              <w:rPr>
                <w:rFonts w:cs="Calibri"/>
                <w:color w:val="000000"/>
              </w:rPr>
              <w:t>INVALID_MESSAGE_LENGTH</w:t>
            </w:r>
            <w:proofErr w:type="spellEnd"/>
          </w:p>
        </w:tc>
      </w:tr>
      <w:tr w:rsidR="002472B3" w:rsidRPr="0096632A" w14:paraId="76261847"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845" w14:textId="77777777" w:rsidR="002472B3" w:rsidRPr="0096632A" w:rsidRDefault="002472B3" w:rsidP="00C7693B">
            <w:pPr>
              <w:jc w:val="right"/>
              <w:rPr>
                <w:rFonts w:cs="Calibri"/>
                <w:color w:val="000000"/>
              </w:rPr>
            </w:pPr>
            <w:r w:rsidRPr="0096632A">
              <w:rPr>
                <w:rFonts w:cs="Calibri"/>
                <w:color w:val="000000"/>
              </w:rPr>
              <w:t>5016</w:t>
            </w:r>
          </w:p>
        </w:tc>
        <w:tc>
          <w:tcPr>
            <w:tcW w:w="3280" w:type="dxa"/>
            <w:tcBorders>
              <w:top w:val="nil"/>
              <w:left w:val="nil"/>
              <w:bottom w:val="single" w:sz="4" w:space="0" w:color="auto"/>
              <w:right w:val="single" w:sz="4" w:space="0" w:color="auto"/>
            </w:tcBorders>
            <w:shd w:val="clear" w:color="auto" w:fill="auto"/>
            <w:noWrap/>
            <w:vAlign w:val="bottom"/>
            <w:hideMark/>
          </w:tcPr>
          <w:p w14:paraId="76261846" w14:textId="77777777" w:rsidR="002472B3" w:rsidRPr="0096632A" w:rsidRDefault="002472B3" w:rsidP="00C7693B">
            <w:pPr>
              <w:rPr>
                <w:rFonts w:cs="Calibri"/>
                <w:color w:val="000000"/>
              </w:rPr>
            </w:pPr>
            <w:proofErr w:type="spellStart"/>
            <w:r w:rsidRPr="0096632A">
              <w:rPr>
                <w:rFonts w:cs="Calibri"/>
                <w:color w:val="000000"/>
              </w:rPr>
              <w:t>INVALID_AVP_BIT_COMBO</w:t>
            </w:r>
            <w:proofErr w:type="spellEnd"/>
          </w:p>
        </w:tc>
      </w:tr>
      <w:tr w:rsidR="002472B3" w:rsidRPr="0096632A" w14:paraId="7626184A" w14:textId="77777777" w:rsidTr="002472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61848" w14:textId="77777777" w:rsidR="002472B3" w:rsidRPr="0096632A" w:rsidRDefault="002472B3" w:rsidP="00C7693B">
            <w:pPr>
              <w:jc w:val="right"/>
              <w:rPr>
                <w:rFonts w:cs="Calibri"/>
                <w:color w:val="000000"/>
              </w:rPr>
            </w:pPr>
            <w:r w:rsidRPr="0096632A">
              <w:rPr>
                <w:rFonts w:cs="Calibri"/>
                <w:color w:val="000000"/>
              </w:rPr>
              <w:t>5017</w:t>
            </w:r>
          </w:p>
        </w:tc>
        <w:tc>
          <w:tcPr>
            <w:tcW w:w="3280" w:type="dxa"/>
            <w:tcBorders>
              <w:top w:val="nil"/>
              <w:left w:val="nil"/>
              <w:bottom w:val="single" w:sz="4" w:space="0" w:color="auto"/>
              <w:right w:val="single" w:sz="4" w:space="0" w:color="auto"/>
            </w:tcBorders>
            <w:shd w:val="clear" w:color="auto" w:fill="auto"/>
            <w:noWrap/>
            <w:vAlign w:val="bottom"/>
            <w:hideMark/>
          </w:tcPr>
          <w:p w14:paraId="76261849" w14:textId="77777777" w:rsidR="002472B3" w:rsidRPr="0096632A" w:rsidRDefault="002472B3" w:rsidP="00C7693B">
            <w:pPr>
              <w:rPr>
                <w:rFonts w:cs="Calibri"/>
                <w:color w:val="000000"/>
              </w:rPr>
            </w:pPr>
            <w:proofErr w:type="spellStart"/>
            <w:r w:rsidRPr="0096632A">
              <w:rPr>
                <w:rFonts w:cs="Calibri"/>
                <w:color w:val="000000"/>
              </w:rPr>
              <w:t>NO_COMMON_SECURITY</w:t>
            </w:r>
            <w:proofErr w:type="spellEnd"/>
          </w:p>
        </w:tc>
      </w:tr>
    </w:tbl>
    <w:p w14:paraId="7626184B" w14:textId="77777777" w:rsidR="00C7693B" w:rsidRDefault="00C7693B" w:rsidP="00C7693B"/>
    <w:p w14:paraId="7626184C" w14:textId="77777777" w:rsidR="00C7693B" w:rsidRDefault="00C7693B" w:rsidP="00C7693B"/>
    <w:p w14:paraId="7626184D" w14:textId="77777777" w:rsidR="00C7693B" w:rsidRDefault="00C7693B" w:rsidP="00C7693B">
      <w:pPr>
        <w:rPr>
          <w:color w:val="808080" w:themeColor="background1" w:themeShade="80"/>
        </w:rPr>
      </w:pPr>
    </w:p>
    <w:p w14:paraId="7626184E" w14:textId="77777777" w:rsidR="00C7693B" w:rsidRPr="003D01BA" w:rsidRDefault="00C7693B" w:rsidP="00C7693B">
      <w:r w:rsidRPr="003D01BA">
        <w:t>Drill down from IMSI list – drill down to all errors</w:t>
      </w:r>
      <w:r w:rsidR="00CF3B30">
        <w:t>.</w:t>
      </w:r>
    </w:p>
    <w:p w14:paraId="7626184F" w14:textId="77777777" w:rsidR="00CF3B30" w:rsidRDefault="00CF3B30" w:rsidP="008C662A">
      <w:pPr>
        <w:pStyle w:val="Heading3"/>
      </w:pPr>
      <w:bookmarkStart w:id="122" w:name="_Toc394407690"/>
      <w:r>
        <w:t>Invalid Answer Code</w:t>
      </w:r>
      <w:bookmarkEnd w:id="122"/>
    </w:p>
    <w:p w14:paraId="76261850" w14:textId="77777777" w:rsidR="00CF3B30" w:rsidRDefault="00CF3B30" w:rsidP="00CF3B30">
      <w:r>
        <w:t>Provide the ability to translate an invalid answer code to a valid answer code and request code combination while preserving the original data.</w:t>
      </w:r>
    </w:p>
    <w:p w14:paraId="76261851" w14:textId="77777777" w:rsidR="00CF3B30" w:rsidRDefault="00CF3B30" w:rsidP="00CF3B30"/>
    <w:p w14:paraId="76261852" w14:textId="77777777" w:rsidR="00CF3B30" w:rsidRPr="00CF3B30" w:rsidRDefault="00CF3B30" w:rsidP="00CF3B30">
      <w:pPr>
        <w:rPr>
          <w:i/>
        </w:rPr>
      </w:pPr>
      <w:r w:rsidRPr="00CF3B30">
        <w:rPr>
          <w:i/>
        </w:rPr>
        <w:t xml:space="preserve">Note:  This problem is within the data received from </w:t>
      </w:r>
      <w:proofErr w:type="spellStart"/>
      <w:r w:rsidRPr="00CF3B30">
        <w:rPr>
          <w:i/>
        </w:rPr>
        <w:t>xDR</w:t>
      </w:r>
      <w:proofErr w:type="spellEnd"/>
      <w:r w:rsidRPr="00CF3B30">
        <w:rPr>
          <w:i/>
        </w:rPr>
        <w:t xml:space="preserve"> </w:t>
      </w:r>
      <w:r>
        <w:rPr>
          <w:i/>
        </w:rPr>
        <w:t xml:space="preserve">and we have observed invalid values.  </w:t>
      </w:r>
      <w:proofErr w:type="spellStart"/>
      <w:proofErr w:type="gramStart"/>
      <w:r>
        <w:rPr>
          <w:i/>
        </w:rPr>
        <w:t>xDR</w:t>
      </w:r>
      <w:proofErr w:type="spellEnd"/>
      <w:proofErr w:type="gramEnd"/>
      <w:r>
        <w:rPr>
          <w:i/>
        </w:rPr>
        <w:t xml:space="preserve"> has</w:t>
      </w:r>
      <w:r w:rsidRPr="00CF3B30">
        <w:rPr>
          <w:i/>
        </w:rPr>
        <w:t xml:space="preserve"> no plan at this time to fix this</w:t>
      </w:r>
      <w:r>
        <w:rPr>
          <w:i/>
        </w:rPr>
        <w:t xml:space="preserve"> so we need to find a way to correct the invalid data while preserving the information received.  </w:t>
      </w:r>
    </w:p>
    <w:p w14:paraId="76261853" w14:textId="77777777" w:rsidR="00E74438" w:rsidRDefault="002D6B25" w:rsidP="00E74438">
      <w:pPr>
        <w:pStyle w:val="Heading3"/>
      </w:pPr>
      <w:bookmarkStart w:id="123" w:name="_Toc394407691"/>
      <w:r>
        <w:t>Drill D</w:t>
      </w:r>
      <w:r w:rsidR="00E74438">
        <w:t>own to Detail Errors</w:t>
      </w:r>
      <w:bookmarkEnd w:id="123"/>
    </w:p>
    <w:p w14:paraId="76261854" w14:textId="77777777" w:rsidR="00E74438" w:rsidRDefault="00E74438" w:rsidP="00E74438">
      <w:r>
        <w:t>The application shall provide the ability to drill down to Detail Error in both the Heat Map and Traffic pods.</w:t>
      </w:r>
    </w:p>
    <w:p w14:paraId="76261855" w14:textId="77777777" w:rsidR="00E74438" w:rsidRDefault="00E74438" w:rsidP="00E74438"/>
    <w:p w14:paraId="76261856" w14:textId="77777777" w:rsidR="00E74438" w:rsidRDefault="00E74438" w:rsidP="00E74438">
      <w:r>
        <w:t>For example: In the Traffic Pod, the user shall be able to click a point on the error line to see the breakout of specific detailed errors (</w:t>
      </w:r>
      <w:proofErr w:type="spellStart"/>
      <w:r>
        <w:t>ie</w:t>
      </w:r>
      <w:proofErr w:type="spellEnd"/>
      <w:r>
        <w:t>, Error Codes and Descriptions as defined in the table in Section 3.</w:t>
      </w:r>
      <w:r w:rsidR="00E57294">
        <w:t>7 Error Codes</w:t>
      </w:r>
      <w:r>
        <w:t>).</w:t>
      </w:r>
    </w:p>
    <w:p w14:paraId="76261857" w14:textId="77777777" w:rsidR="00E74438" w:rsidRPr="00E74438" w:rsidRDefault="00E74438" w:rsidP="00E74438"/>
    <w:p w14:paraId="76261858" w14:textId="77777777" w:rsidR="00F262DB" w:rsidRDefault="00F262DB">
      <w:pPr>
        <w:tabs>
          <w:tab w:val="clear" w:pos="9360"/>
        </w:tabs>
        <w:rPr>
          <w:rFonts w:cs="Arial"/>
          <w:b/>
          <w:sz w:val="24"/>
        </w:rPr>
      </w:pPr>
      <w:r>
        <w:br w:type="page"/>
      </w:r>
    </w:p>
    <w:p w14:paraId="76261859" w14:textId="77777777" w:rsidR="006C0488" w:rsidRDefault="006C0488" w:rsidP="00DF6620">
      <w:pPr>
        <w:pStyle w:val="Heading2"/>
        <w:tabs>
          <w:tab w:val="clear" w:pos="720"/>
          <w:tab w:val="num" w:pos="666"/>
        </w:tabs>
        <w:spacing w:before="200" w:after="0" w:line="20" w:lineRule="atLeast"/>
        <w:ind w:left="666" w:hanging="666"/>
      </w:pPr>
      <w:bookmarkStart w:id="124" w:name="_Toc394407692"/>
      <w:r>
        <w:lastRenderedPageBreak/>
        <w:t>General VisProactive Requirements</w:t>
      </w:r>
      <w:bookmarkEnd w:id="124"/>
      <w:r>
        <w:t xml:space="preserve"> </w:t>
      </w:r>
    </w:p>
    <w:p w14:paraId="7626185A" w14:textId="77777777" w:rsidR="006C0488" w:rsidRPr="006C6AD3" w:rsidRDefault="006C0488" w:rsidP="006C0488">
      <w:r w:rsidRPr="006C6AD3">
        <w:t xml:space="preserve">This section contains general VisProactive requirements from previous releases. We need to review these to determine if there is an impact from the switch </w:t>
      </w:r>
      <w:r w:rsidR="006C6AD3" w:rsidRPr="006C6AD3">
        <w:t>to the new GUI technology</w:t>
      </w:r>
      <w:r w:rsidRPr="006C6AD3">
        <w:t xml:space="preserve"> and the Crossroads </w:t>
      </w:r>
      <w:proofErr w:type="spellStart"/>
      <w:r w:rsidRPr="006C6AD3">
        <w:t>Portlets</w:t>
      </w:r>
      <w:proofErr w:type="spellEnd"/>
      <w:r w:rsidR="00424AF1" w:rsidRPr="006C6AD3">
        <w:t>.</w:t>
      </w:r>
    </w:p>
    <w:p w14:paraId="7626185B" w14:textId="77777777" w:rsidR="00DF6620" w:rsidRDefault="00DF6620" w:rsidP="008C662A">
      <w:pPr>
        <w:pStyle w:val="Heading3"/>
      </w:pPr>
      <w:bookmarkStart w:id="125" w:name="_Toc394407693"/>
      <w:r>
        <w:t>Exporting and Printing</w:t>
      </w:r>
      <w:bookmarkEnd w:id="117"/>
      <w:bookmarkEnd w:id="125"/>
      <w:r>
        <w:t xml:space="preserve"> </w:t>
      </w:r>
    </w:p>
    <w:p w14:paraId="7626185C" w14:textId="77777777" w:rsidR="00DF6620" w:rsidRDefault="00DF6620" w:rsidP="00DF6620">
      <w:r>
        <w:t>The application shall provide a mechanism for users to print and export data, as noted in the following sections.</w:t>
      </w:r>
    </w:p>
    <w:p w14:paraId="7626185D" w14:textId="77777777" w:rsidR="00DF6620" w:rsidRPr="00DF6620" w:rsidRDefault="00DF6620" w:rsidP="008C662A">
      <w:pPr>
        <w:pStyle w:val="Heading4"/>
      </w:pPr>
      <w:bookmarkStart w:id="126" w:name="_Toc341184012"/>
      <w:r w:rsidRPr="00DF6620">
        <w:t>Export to CSV</w:t>
      </w:r>
      <w:bookmarkEnd w:id="118"/>
      <w:bookmarkEnd w:id="126"/>
      <w:r w:rsidRPr="00DF6620">
        <w:t xml:space="preserve"> </w:t>
      </w:r>
    </w:p>
    <w:p w14:paraId="7626185E" w14:textId="77777777" w:rsidR="00DF6620" w:rsidRDefault="00DF6620" w:rsidP="00DF6620">
      <w:r>
        <w:t xml:space="preserve">The user shall be able to export the data from a grid view directly to a csv format without having to insert the data into another software application first. </w:t>
      </w:r>
    </w:p>
    <w:p w14:paraId="7626185F" w14:textId="77777777" w:rsidR="00DF6620" w:rsidRDefault="00DF6620" w:rsidP="00DF6620"/>
    <w:p w14:paraId="76261860" w14:textId="77777777" w:rsidR="00DF6620" w:rsidRDefault="00DF6620" w:rsidP="00DF6620">
      <w:r>
        <w:t>The exported file shall contain the following:</w:t>
      </w:r>
    </w:p>
    <w:p w14:paraId="76261861" w14:textId="77777777" w:rsidR="00DF6620" w:rsidRDefault="003D01BA" w:rsidP="003D01BA">
      <w:pPr>
        <w:tabs>
          <w:tab w:val="left" w:pos="720"/>
        </w:tabs>
      </w:pPr>
      <w:r>
        <w:tab/>
      </w:r>
      <w:r w:rsidR="00DF6620">
        <w:t>Release/Customer and User info/Time Stamp string</w:t>
      </w:r>
    </w:p>
    <w:p w14:paraId="76261862" w14:textId="77777777" w:rsidR="00DF6620" w:rsidRDefault="00DF6620" w:rsidP="00DF6620">
      <w:r>
        <w:t>This shall indicate the time zone setting that is in effect in the viewing/exporting user’s Crossroads User Profile at the time of the export, in the body/content of Excel files exported from VisProactive using the VisProactive export tool.</w:t>
      </w:r>
    </w:p>
    <w:p w14:paraId="76261863" w14:textId="77777777" w:rsidR="00DF6620" w:rsidRPr="004C59D9" w:rsidRDefault="00DF6620" w:rsidP="00D74935">
      <w:pPr>
        <w:pStyle w:val="Heading5"/>
      </w:pPr>
      <w:bookmarkStart w:id="127" w:name="_Toc282775440"/>
      <w:r>
        <w:t>Include Titles When Exporting to CSV</w:t>
      </w:r>
      <w:bookmarkEnd w:id="119"/>
      <w:bookmarkEnd w:id="127"/>
    </w:p>
    <w:p w14:paraId="76261864" w14:textId="77777777" w:rsidR="00DF6620" w:rsidRDefault="00DF6620" w:rsidP="00DF6620">
      <w:r w:rsidRPr="004C59D9">
        <w:t xml:space="preserve">When exporting </w:t>
      </w:r>
      <w:r w:rsidR="009F6A6F">
        <w:t xml:space="preserve">data </w:t>
      </w:r>
      <w:r>
        <w:t>to csv format</w:t>
      </w:r>
      <w:r w:rsidRPr="004C59D9">
        <w:t xml:space="preserve">, the </w:t>
      </w:r>
      <w:r>
        <w:t>heading and the date range of the data being exported shall be included in the exported data.  The heading includes the …</w:t>
      </w:r>
      <w:r w:rsidR="009F6A6F">
        <w:t xml:space="preserve"> suggestion: and all settings such as perspective, country/roaming partner/node selection, traffic type, so the user could recreate the output</w:t>
      </w:r>
    </w:p>
    <w:p w14:paraId="76261865" w14:textId="77777777" w:rsidR="00DF6620" w:rsidRPr="003B3216" w:rsidRDefault="00DF6620" w:rsidP="008C662A">
      <w:pPr>
        <w:pStyle w:val="Heading3"/>
      </w:pPr>
      <w:bookmarkStart w:id="128" w:name="_Toc282775441"/>
      <w:bookmarkStart w:id="129" w:name="_Toc341184013"/>
      <w:bookmarkStart w:id="130" w:name="_Toc394407694"/>
      <w:r w:rsidRPr="003B3216">
        <w:t>Print Function</w:t>
      </w:r>
      <w:bookmarkEnd w:id="128"/>
      <w:bookmarkEnd w:id="129"/>
      <w:bookmarkEnd w:id="130"/>
    </w:p>
    <w:p w14:paraId="76261866" w14:textId="77777777" w:rsidR="00DF6620" w:rsidRDefault="00DF6620" w:rsidP="00DF6620">
      <w:r>
        <w:t xml:space="preserve">The user shall be allowed to print the view in all of the pods directly, without having to capture and save the data or save it in another software application first.   </w:t>
      </w:r>
    </w:p>
    <w:p w14:paraId="76261867" w14:textId="77777777" w:rsidR="00DF6620" w:rsidRDefault="00DF6620" w:rsidP="008C662A">
      <w:pPr>
        <w:pStyle w:val="Heading4"/>
      </w:pPr>
      <w:bookmarkStart w:id="131" w:name="_Toc282775442"/>
      <w:r>
        <w:t>Print Area</w:t>
      </w:r>
      <w:bookmarkEnd w:id="131"/>
    </w:p>
    <w:p w14:paraId="76261868" w14:textId="77777777" w:rsidR="00DF6620" w:rsidRDefault="00DF6620" w:rsidP="00DF6620">
      <w:r>
        <w:t xml:space="preserve">The print area to be used for this print function is a 8 ½ by 11 inch standard sheet of paper with ½ inch margins on the top, bottom, left and right.  </w:t>
      </w:r>
    </w:p>
    <w:p w14:paraId="76261869" w14:textId="77777777" w:rsidR="00DF6620" w:rsidRDefault="00DF6620" w:rsidP="00D74935">
      <w:pPr>
        <w:pStyle w:val="Heading5"/>
      </w:pPr>
      <w:r>
        <w:t>Grid View Printing</w:t>
      </w:r>
    </w:p>
    <w:p w14:paraId="7626186A" w14:textId="77777777" w:rsidR="00DF6620" w:rsidRDefault="00DF6620" w:rsidP="00DF6620">
      <w:r>
        <w:t>From the grid view, the printed result shall include:</w:t>
      </w:r>
    </w:p>
    <w:p w14:paraId="7626186B" w14:textId="77777777" w:rsidR="00DF6620" w:rsidRDefault="00DF6620" w:rsidP="00DF6620"/>
    <w:p w14:paraId="7626186C" w14:textId="77777777" w:rsidR="00DF6620" w:rsidRPr="003B6323" w:rsidRDefault="00DF6620" w:rsidP="00DF6620">
      <w:pPr>
        <w:pStyle w:val="bullet"/>
        <w:tabs>
          <w:tab w:val="clear" w:pos="9360"/>
        </w:tabs>
      </w:pPr>
      <w:r w:rsidRPr="003B6323">
        <w:t>The entire selection of data that is being displayed</w:t>
      </w:r>
      <w:r>
        <w:t xml:space="preserve"> within a pod</w:t>
      </w:r>
      <w:r w:rsidRPr="003B6323">
        <w:t xml:space="preserve"> at the time that the user </w:t>
      </w:r>
      <w:r>
        <w:t>clicked</w:t>
      </w:r>
      <w:r w:rsidRPr="003B6323">
        <w:t xml:space="preserve"> the print function </w:t>
      </w:r>
      <w:r>
        <w:t>within that pod</w:t>
      </w:r>
      <w:r w:rsidRPr="003B6323">
        <w:t xml:space="preserve">. </w:t>
      </w:r>
    </w:p>
    <w:p w14:paraId="7626186D" w14:textId="77777777" w:rsidR="00DF6620" w:rsidRPr="003B6323" w:rsidRDefault="00DF6620" w:rsidP="00DF6620">
      <w:pPr>
        <w:pStyle w:val="bullet"/>
        <w:tabs>
          <w:tab w:val="clear" w:pos="9360"/>
        </w:tabs>
      </w:pPr>
      <w:r w:rsidRPr="003B6323">
        <w:t>The heading and date r</w:t>
      </w:r>
      <w:r>
        <w:t>ange of the data being exported.</w:t>
      </w:r>
    </w:p>
    <w:p w14:paraId="7626186E" w14:textId="77777777" w:rsidR="00DF6620" w:rsidRDefault="00DF6620" w:rsidP="00DF6620"/>
    <w:p w14:paraId="7626186F" w14:textId="77777777" w:rsidR="00DF6620" w:rsidRPr="003B6323" w:rsidRDefault="00DF6620" w:rsidP="00DF6620">
      <w:r>
        <w:t>Additionally, t</w:t>
      </w:r>
      <w:r w:rsidRPr="003B6323">
        <w:t xml:space="preserve">he data shall be formatted in columns, appropriately spaced to fit the data being printed.  </w:t>
      </w:r>
    </w:p>
    <w:p w14:paraId="76261870" w14:textId="77777777" w:rsidR="00DF6620" w:rsidRDefault="00DF6620" w:rsidP="00D74935">
      <w:pPr>
        <w:pStyle w:val="Heading5"/>
      </w:pPr>
      <w:r>
        <w:t>Graph View Printing</w:t>
      </w:r>
    </w:p>
    <w:p w14:paraId="76261871" w14:textId="77777777" w:rsidR="00DF6620" w:rsidRDefault="00DF6620" w:rsidP="00DF6620">
      <w:r>
        <w:t>From a graph view, the printed result shall include the entire contents of the pod.</w:t>
      </w:r>
    </w:p>
    <w:p w14:paraId="76261872" w14:textId="77777777" w:rsidR="00DF6620" w:rsidRDefault="00DF6620" w:rsidP="00D74935">
      <w:pPr>
        <w:pStyle w:val="Heading5"/>
      </w:pPr>
      <w:r>
        <w:t>Heat</w:t>
      </w:r>
      <w:r w:rsidR="00C44857">
        <w:t xml:space="preserve"> M</w:t>
      </w:r>
      <w:r>
        <w:t>ap Printing</w:t>
      </w:r>
    </w:p>
    <w:p w14:paraId="76261873" w14:textId="77777777" w:rsidR="00DF6620" w:rsidRDefault="00DF6620" w:rsidP="00DF6620">
      <w:r>
        <w:t>From the heat map, the print result shall include the entire contents of the pod</w:t>
      </w:r>
      <w:r w:rsidR="006C6AD3">
        <w:t>.</w:t>
      </w:r>
    </w:p>
    <w:p w14:paraId="76261874" w14:textId="77777777" w:rsidR="00DF6620" w:rsidRDefault="00DF6620" w:rsidP="00DF6620"/>
    <w:p w14:paraId="76261875" w14:textId="77777777" w:rsidR="00F262DB" w:rsidRDefault="00F262DB">
      <w:pPr>
        <w:tabs>
          <w:tab w:val="clear" w:pos="9360"/>
        </w:tabs>
        <w:rPr>
          <w:rFonts w:cs="Arial"/>
          <w:b/>
          <w:sz w:val="24"/>
        </w:rPr>
      </w:pPr>
      <w:bookmarkStart w:id="132" w:name="_Ref276985026"/>
      <w:bookmarkStart w:id="133" w:name="_Toc317879606"/>
      <w:bookmarkStart w:id="134" w:name="_Toc326754415"/>
      <w:bookmarkStart w:id="135" w:name="_Toc341184014"/>
      <w:bookmarkStart w:id="136" w:name="_Ref274665602"/>
      <w:bookmarkStart w:id="137" w:name="_Toc317879607"/>
      <w:r>
        <w:br w:type="page"/>
      </w:r>
    </w:p>
    <w:p w14:paraId="76261876" w14:textId="77777777" w:rsidR="006C0488" w:rsidRDefault="006C0488" w:rsidP="008C662A">
      <w:pPr>
        <w:pStyle w:val="Heading3"/>
      </w:pPr>
      <w:bookmarkStart w:id="138" w:name="_Toc341184028"/>
      <w:bookmarkStart w:id="139" w:name="_Toc394407695"/>
      <w:bookmarkEnd w:id="132"/>
      <w:bookmarkEnd w:id="133"/>
      <w:bookmarkEnd w:id="134"/>
      <w:bookmarkEnd w:id="135"/>
      <w:bookmarkEnd w:id="136"/>
      <w:bookmarkEnd w:id="137"/>
      <w:r>
        <w:lastRenderedPageBreak/>
        <w:t>Time Display/GMT Offset</w:t>
      </w:r>
      <w:bookmarkEnd w:id="138"/>
      <w:bookmarkEnd w:id="139"/>
    </w:p>
    <w:p w14:paraId="76261877" w14:textId="77777777" w:rsidR="006C0488" w:rsidRDefault="006C0488" w:rsidP="008C662A">
      <w:pPr>
        <w:pStyle w:val="Heading4"/>
      </w:pPr>
      <w:bookmarkStart w:id="140" w:name="_Toc341184029"/>
      <w:r>
        <w:t>Indicate Time Zone Offset on VisProactive Screens</w:t>
      </w:r>
      <w:bookmarkEnd w:id="140"/>
    </w:p>
    <w:p w14:paraId="76261878" w14:textId="77777777" w:rsidR="006C0488" w:rsidRPr="00D74935" w:rsidRDefault="006C0488" w:rsidP="00D74935">
      <w:pPr>
        <w:pStyle w:val="Heading5"/>
      </w:pPr>
      <w:r w:rsidRPr="00D74935">
        <w:t>Time Zone to Release and Company Name String</w:t>
      </w:r>
    </w:p>
    <w:p w14:paraId="76261879" w14:textId="77777777" w:rsidR="006C0488" w:rsidRDefault="006C0488" w:rsidP="006C0488">
      <w:r>
        <w:t>The application shall display the viewing user’s Time Zone information, based on that user’s Crossroads User Profile “Time Zones” selection, in the top section of the screen in the same line as the release number text.</w:t>
      </w:r>
      <w:r w:rsidRPr="002474E5">
        <w:t xml:space="preserve"> </w:t>
      </w:r>
    </w:p>
    <w:p w14:paraId="7626187A" w14:textId="77777777" w:rsidR="006C0488" w:rsidRDefault="006C0488" w:rsidP="006C0488"/>
    <w:p w14:paraId="7626187B" w14:textId="77777777" w:rsidR="006C0488" w:rsidRDefault="006C0488" w:rsidP="006C0488">
      <w:r>
        <w:t>Note: Subsequent references to this string in this SRS will be as the Release/Customer and User info/Time Stamp string.</w:t>
      </w:r>
    </w:p>
    <w:p w14:paraId="7626187C" w14:textId="77777777" w:rsidR="006C0488" w:rsidRPr="005A559C" w:rsidRDefault="006C0488" w:rsidP="006C0488"/>
    <w:p w14:paraId="7626187D" w14:textId="77777777" w:rsidR="006C0488" w:rsidRPr="005A559C" w:rsidRDefault="006C0488" w:rsidP="006C0488">
      <w:r w:rsidRPr="005A559C">
        <w:t>For example:</w:t>
      </w:r>
    </w:p>
    <w:p w14:paraId="7626187E" w14:textId="77777777" w:rsidR="006C0488" w:rsidRPr="00C7693B" w:rsidRDefault="006C0488" w:rsidP="00C7693B">
      <w:r w:rsidRPr="00C7693B">
        <w:rPr>
          <w:noProof/>
        </w:rPr>
        <w:drawing>
          <wp:inline distT="0" distB="0" distL="0" distR="0" wp14:anchorId="762618FC" wp14:editId="762618FD">
            <wp:extent cx="5540159" cy="186719"/>
            <wp:effectExtent l="19050" t="0" r="3391"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539524" cy="186698"/>
                    </a:xfrm>
                    <a:prstGeom prst="rect">
                      <a:avLst/>
                    </a:prstGeom>
                    <a:noFill/>
                    <a:ln w="9525">
                      <a:noFill/>
                      <a:miter lim="800000"/>
                      <a:headEnd/>
                      <a:tailEnd/>
                    </a:ln>
                  </pic:spPr>
                </pic:pic>
              </a:graphicData>
            </a:graphic>
          </wp:inline>
        </w:drawing>
      </w:r>
      <w:r w:rsidRPr="00C7693B" w:rsidDel="002474E5">
        <w:t xml:space="preserve"> </w:t>
      </w:r>
    </w:p>
    <w:p w14:paraId="7626187F" w14:textId="77777777" w:rsidR="006C0488" w:rsidRDefault="006C0488" w:rsidP="006C0488"/>
    <w:p w14:paraId="76261880" w14:textId="77777777" w:rsidR="006C0488" w:rsidRDefault="006C0488" w:rsidP="006C0488">
      <w:r>
        <w:t xml:space="preserve">Each time zone label within this string shall match its corresponding time zone label in the Crossroads User Profile “Time Zones” dropdown list. </w:t>
      </w:r>
    </w:p>
    <w:p w14:paraId="76261881" w14:textId="77777777" w:rsidR="006C0488" w:rsidRDefault="006C0488" w:rsidP="006C0488"/>
    <w:p w14:paraId="76261882" w14:textId="77777777" w:rsidR="006C0488" w:rsidRPr="005A559C" w:rsidRDefault="006C0488" w:rsidP="006C0488">
      <w:r w:rsidRPr="005A559C">
        <w:t>For example, “(Sam -11) Samoa” is a Crossroads label, and VisProactive will use the same label/wording.</w:t>
      </w:r>
    </w:p>
    <w:p w14:paraId="76261883" w14:textId="77777777" w:rsidR="006C0488" w:rsidRDefault="006C0488" w:rsidP="00D74935">
      <w:pPr>
        <w:pStyle w:val="Heading5"/>
      </w:pPr>
      <w:r>
        <w:t xml:space="preserve">Graph/Grid Title </w:t>
      </w:r>
    </w:p>
    <w:p w14:paraId="76261884" w14:textId="77777777" w:rsidR="006C0488" w:rsidRDefault="006C0488" w:rsidP="006C0488">
      <w:r>
        <w:t>The application shall display the viewing user’s Crossroads time zone/timestamp in the section of the screen that displays the title of each graph or grid.</w:t>
      </w:r>
    </w:p>
    <w:p w14:paraId="76261885" w14:textId="77777777" w:rsidR="006C0488" w:rsidRDefault="006C0488" w:rsidP="006C0488"/>
    <w:p w14:paraId="76261886" w14:textId="77777777" w:rsidR="006C0488" w:rsidRDefault="006C0488" w:rsidP="006C0488">
      <w:r>
        <w:t xml:space="preserve">Note: This will occur even if the user’s date range selection returns data results based on GMT time. </w:t>
      </w:r>
    </w:p>
    <w:p w14:paraId="76261887" w14:textId="77777777" w:rsidR="006C0488" w:rsidRDefault="006C0488" w:rsidP="00D74935">
      <w:pPr>
        <w:pStyle w:val="Heading5"/>
      </w:pPr>
      <w:r>
        <w:t>Screen Captures</w:t>
      </w:r>
    </w:p>
    <w:p w14:paraId="76261888" w14:textId="77777777" w:rsidR="00DD3C0D" w:rsidRDefault="006C0488" w:rsidP="006C0488">
      <w:r>
        <w:t>When a user captures a screen shot using the VisPro “Save as Image” tool</w:t>
      </w:r>
    </w:p>
    <w:p w14:paraId="76261889" w14:textId="77777777" w:rsidR="00DD3C0D" w:rsidRDefault="00DD3C0D" w:rsidP="006C0488"/>
    <w:p w14:paraId="7626188A" w14:textId="77777777" w:rsidR="00DD3C0D" w:rsidRDefault="00DD3C0D" w:rsidP="00DD3C0D">
      <w:pPr>
        <w:pStyle w:val="Heading2"/>
        <w:keepNext w:val="0"/>
        <w:keepLines w:val="0"/>
        <w:tabs>
          <w:tab w:val="clear" w:pos="720"/>
          <w:tab w:val="num" w:pos="666"/>
        </w:tabs>
        <w:ind w:left="666" w:hanging="666"/>
      </w:pPr>
      <w:bookmarkStart w:id="141" w:name="_Toc394407696"/>
      <w:r>
        <w:t>Alert Pod Requirements</w:t>
      </w:r>
      <w:bookmarkEnd w:id="141"/>
    </w:p>
    <w:p w14:paraId="7626188B" w14:textId="77777777" w:rsidR="00DD3C0D" w:rsidRPr="00DD3C0D" w:rsidRDefault="00DD3C0D" w:rsidP="00DD3C0D">
      <w:r>
        <w:t xml:space="preserve">In the Alert Pod, the user shall be able to use controls similar to other data feeds’ Alert Pods (e.g. GSM, </w:t>
      </w:r>
      <w:proofErr w:type="spellStart"/>
      <w:r>
        <w:t>GTPc</w:t>
      </w:r>
      <w:proofErr w:type="spellEnd"/>
      <w:r>
        <w:t>, Rev</w:t>
      </w:r>
      <w:r w:rsidR="005C3028">
        <w:t xml:space="preserve"> </w:t>
      </w:r>
      <w:r>
        <w:t xml:space="preserve">C, </w:t>
      </w:r>
      <w:proofErr w:type="spellStart"/>
      <w:r>
        <w:t>etc</w:t>
      </w:r>
      <w:proofErr w:type="spellEnd"/>
      <w:r>
        <w:t>) including sorting, filtering multiple columns, changing width of columns, adding or deleting columns from the view, etc.</w:t>
      </w:r>
    </w:p>
    <w:p w14:paraId="7626188C" w14:textId="77777777" w:rsidR="00DF6620" w:rsidRDefault="00DF6620" w:rsidP="006C0488">
      <w:pPr>
        <w:rPr>
          <w:b/>
          <w:sz w:val="24"/>
        </w:rPr>
      </w:pPr>
      <w:r>
        <w:br w:type="page"/>
      </w:r>
    </w:p>
    <w:p w14:paraId="7626188D" w14:textId="77777777" w:rsidR="00DF6620" w:rsidRDefault="00DF6620" w:rsidP="00DF6620">
      <w:pPr>
        <w:pStyle w:val="Heading2"/>
        <w:keepNext w:val="0"/>
        <w:keepLines w:val="0"/>
        <w:tabs>
          <w:tab w:val="clear" w:pos="720"/>
          <w:tab w:val="num" w:pos="666"/>
        </w:tabs>
        <w:ind w:left="666" w:hanging="666"/>
      </w:pPr>
      <w:bookmarkStart w:id="142" w:name="_Toc341184018"/>
      <w:bookmarkStart w:id="143" w:name="_Ref381692233"/>
      <w:bookmarkStart w:id="144" w:name="_Toc394407697"/>
      <w:r>
        <w:lastRenderedPageBreak/>
        <w:t>Crossroads Requirements</w:t>
      </w:r>
      <w:bookmarkEnd w:id="142"/>
      <w:bookmarkEnd w:id="143"/>
      <w:bookmarkEnd w:id="144"/>
    </w:p>
    <w:p w14:paraId="7626188E" w14:textId="77777777" w:rsidR="00AE57DC" w:rsidRDefault="00AE57DC" w:rsidP="00AE57DC">
      <w:pPr>
        <w:tabs>
          <w:tab w:val="clear" w:pos="9360"/>
        </w:tabs>
        <w:rPr>
          <w:rFonts w:asciiTheme="minorHAnsi" w:hAnsiTheme="minorHAnsi" w:cstheme="minorHAnsi"/>
        </w:rPr>
      </w:pPr>
      <w:r>
        <w:rPr>
          <w:rFonts w:asciiTheme="minorHAnsi" w:hAnsiTheme="minorHAnsi" w:cstheme="minorHAnsi"/>
        </w:rPr>
        <w:t>The following changes shall be made in Crossroads.</w:t>
      </w:r>
    </w:p>
    <w:p w14:paraId="7626188F" w14:textId="77777777" w:rsidR="005A57F3" w:rsidRDefault="005A57F3" w:rsidP="008C662A">
      <w:pPr>
        <w:pStyle w:val="Heading3"/>
      </w:pPr>
      <w:bookmarkStart w:id="145" w:name="_Toc394407698"/>
      <w:r>
        <w:t>New Menu Item</w:t>
      </w:r>
      <w:bookmarkEnd w:id="145"/>
    </w:p>
    <w:p w14:paraId="76261890" w14:textId="77777777" w:rsidR="005A57F3" w:rsidRDefault="005A57F3" w:rsidP="005A57F3">
      <w:r>
        <w:t>There shall be a new menu item for VisPro</w:t>
      </w:r>
      <w:r w:rsidR="009F6A6F">
        <w:t>active</w:t>
      </w:r>
      <w:r>
        <w:t xml:space="preserve"> </w:t>
      </w:r>
      <w:r w:rsidR="00197188">
        <w:t xml:space="preserve">Diameter </w:t>
      </w:r>
      <w:r>
        <w:t>under the Mobile Data tab.</w:t>
      </w:r>
      <w:r w:rsidR="00197188">
        <w:t xml:space="preserve">  </w:t>
      </w:r>
    </w:p>
    <w:p w14:paraId="76261891" w14:textId="77777777" w:rsidR="00197188" w:rsidRDefault="00197188" w:rsidP="005A57F3"/>
    <w:p w14:paraId="76261892" w14:textId="77777777" w:rsidR="00197188" w:rsidRDefault="00197188" w:rsidP="005A57F3">
      <w:r>
        <w:t>The sub-menu shall consist of</w:t>
      </w:r>
    </w:p>
    <w:p w14:paraId="76261893" w14:textId="77777777" w:rsidR="00197188" w:rsidRDefault="00197188" w:rsidP="00197188">
      <w:pPr>
        <w:pStyle w:val="ListParagraph"/>
        <w:numPr>
          <w:ilvl w:val="0"/>
          <w:numId w:val="60"/>
        </w:numPr>
      </w:pPr>
      <w:r>
        <w:t>Alert Pod</w:t>
      </w:r>
    </w:p>
    <w:p w14:paraId="76261894" w14:textId="77777777" w:rsidR="00197188" w:rsidRDefault="00197188" w:rsidP="00197188">
      <w:pPr>
        <w:pStyle w:val="ListParagraph"/>
        <w:numPr>
          <w:ilvl w:val="0"/>
          <w:numId w:val="60"/>
        </w:numPr>
      </w:pPr>
      <w:r>
        <w:t>Heat Map Pod</w:t>
      </w:r>
    </w:p>
    <w:p w14:paraId="76261895" w14:textId="77777777" w:rsidR="003D2910" w:rsidRDefault="003D2910" w:rsidP="003D2910"/>
    <w:p w14:paraId="76261896" w14:textId="77777777" w:rsidR="003D2910" w:rsidRDefault="003D2910" w:rsidP="003D2910">
      <w:r w:rsidRPr="003D2910">
        <w:rPr>
          <w:highlight w:val="yellow"/>
        </w:rPr>
        <w:t>Future</w:t>
      </w:r>
      <w:r>
        <w:t xml:space="preserve"> sub-menus shall consist of </w:t>
      </w:r>
    </w:p>
    <w:p w14:paraId="76261897" w14:textId="77777777" w:rsidR="003D2910" w:rsidRDefault="003D2910" w:rsidP="003D2910">
      <w:pPr>
        <w:pStyle w:val="ListParagraph"/>
        <w:numPr>
          <w:ilvl w:val="0"/>
          <w:numId w:val="39"/>
        </w:numPr>
      </w:pPr>
      <w:r w:rsidRPr="00E522A0">
        <w:t>Unique Roamer</w:t>
      </w:r>
      <w:r>
        <w:t xml:space="preserve"> Pod</w:t>
      </w:r>
    </w:p>
    <w:p w14:paraId="76261898" w14:textId="77777777" w:rsidR="003D2910" w:rsidRDefault="003D2910" w:rsidP="003D2910">
      <w:pPr>
        <w:pStyle w:val="ListParagraph"/>
        <w:numPr>
          <w:ilvl w:val="0"/>
          <w:numId w:val="39"/>
        </w:numPr>
      </w:pPr>
      <w:r>
        <w:t>Traffic</w:t>
      </w:r>
      <w:r w:rsidRPr="003D2910">
        <w:t xml:space="preserve"> </w:t>
      </w:r>
      <w:r>
        <w:t>Pod</w:t>
      </w:r>
    </w:p>
    <w:p w14:paraId="76261899" w14:textId="77777777" w:rsidR="003D2910" w:rsidRDefault="003D2910" w:rsidP="003D2910">
      <w:pPr>
        <w:pStyle w:val="ListParagraph"/>
        <w:numPr>
          <w:ilvl w:val="0"/>
          <w:numId w:val="39"/>
        </w:numPr>
      </w:pPr>
      <w:r w:rsidRPr="00E522A0">
        <w:t>Most Active</w:t>
      </w:r>
      <w:r w:rsidRPr="003D2910">
        <w:t xml:space="preserve"> </w:t>
      </w:r>
      <w:r>
        <w:t>Pod</w:t>
      </w:r>
    </w:p>
    <w:p w14:paraId="7626189A" w14:textId="77777777" w:rsidR="003D2910" w:rsidRDefault="003D2910" w:rsidP="003D2910">
      <w:pPr>
        <w:pStyle w:val="ListParagraph"/>
        <w:numPr>
          <w:ilvl w:val="0"/>
          <w:numId w:val="39"/>
        </w:numPr>
      </w:pPr>
      <w:r w:rsidRPr="00E522A0">
        <w:t>Most Active Unique Roamer</w:t>
      </w:r>
      <w:r w:rsidRPr="003D2910">
        <w:t xml:space="preserve"> </w:t>
      </w:r>
      <w:r>
        <w:t>Pod</w:t>
      </w:r>
    </w:p>
    <w:p w14:paraId="7626189B" w14:textId="77777777" w:rsidR="003D2910" w:rsidRDefault="003D2910" w:rsidP="003D2910">
      <w:pPr>
        <w:pStyle w:val="ListParagraph"/>
        <w:numPr>
          <w:ilvl w:val="0"/>
          <w:numId w:val="39"/>
        </w:numPr>
      </w:pPr>
      <w:r w:rsidRPr="00E522A0">
        <w:t xml:space="preserve">Trending </w:t>
      </w:r>
      <w:r>
        <w:t>Traffic Pod</w:t>
      </w:r>
    </w:p>
    <w:p w14:paraId="7626189C" w14:textId="77777777" w:rsidR="003D2910" w:rsidRDefault="003D2910" w:rsidP="003D2910">
      <w:pPr>
        <w:pStyle w:val="ListParagraph"/>
        <w:numPr>
          <w:ilvl w:val="0"/>
          <w:numId w:val="39"/>
        </w:numPr>
      </w:pPr>
      <w:r w:rsidRPr="00E522A0">
        <w:t xml:space="preserve">Trending Unique Roamer </w:t>
      </w:r>
      <w:r>
        <w:t>Pod</w:t>
      </w:r>
    </w:p>
    <w:p w14:paraId="7626189D" w14:textId="77777777" w:rsidR="003D2910" w:rsidRPr="005A57F3" w:rsidRDefault="003D2910" w:rsidP="003D2910"/>
    <w:p w14:paraId="7626189E" w14:textId="77777777" w:rsidR="00AE57DC" w:rsidRPr="00AE57DC" w:rsidRDefault="00AE57DC" w:rsidP="008C662A">
      <w:pPr>
        <w:pStyle w:val="Heading3"/>
        <w:rPr>
          <w:kern w:val="28"/>
          <w:sz w:val="28"/>
        </w:rPr>
      </w:pPr>
      <w:bookmarkStart w:id="146" w:name="_Toc394407699"/>
      <w:r>
        <w:t>CTP Permissions</w:t>
      </w:r>
      <w:bookmarkEnd w:id="146"/>
    </w:p>
    <w:p w14:paraId="7626189F" w14:textId="77777777" w:rsidR="00AE57DC" w:rsidRDefault="00AE57DC" w:rsidP="00AE57DC">
      <w:r>
        <w:t xml:space="preserve">VisProactive Diameter customers shall require assignment of the Visibility Services Diameter permission. This is an </w:t>
      </w:r>
      <w:r w:rsidRPr="002472B3">
        <w:t>existing permission labeled “</w:t>
      </w:r>
      <w:r w:rsidR="00197188">
        <w:t>Diameter option” (Note: this under the “Visibility Services” Grouping not the “Visibility Services-CTP option” grouping</w:t>
      </w:r>
      <w:r w:rsidR="005A57F3" w:rsidRPr="002472B3">
        <w:t>.</w:t>
      </w:r>
      <w:r w:rsidR="00197188">
        <w:t>)</w:t>
      </w:r>
    </w:p>
    <w:p w14:paraId="762618A0" w14:textId="77777777" w:rsidR="00AE57DC" w:rsidRPr="001347F8" w:rsidRDefault="00AE57DC" w:rsidP="008C662A">
      <w:pPr>
        <w:pStyle w:val="Heading3"/>
      </w:pPr>
      <w:bookmarkStart w:id="147" w:name="_Toc394407700"/>
      <w:r w:rsidRPr="001347F8">
        <w:t>Company Level Permissions</w:t>
      </w:r>
      <w:bookmarkEnd w:id="147"/>
    </w:p>
    <w:p w14:paraId="762618A1" w14:textId="77777777" w:rsidR="00AE57DC" w:rsidRDefault="00AE57DC" w:rsidP="00AE57DC">
      <w:r>
        <w:t xml:space="preserve">A new company level permission is required. This permission shall be </w:t>
      </w:r>
      <w:proofErr w:type="gramStart"/>
      <w:r>
        <w:t>labeled/named</w:t>
      </w:r>
      <w:proofErr w:type="gramEnd"/>
      <w:r>
        <w:t xml:space="preserve"> in a manner consistent with the existing Vis</w:t>
      </w:r>
      <w:r w:rsidR="00DC1F84">
        <w:t>P</w:t>
      </w:r>
      <w:r>
        <w:t>roactive company level permission naming conventions.  Based on current permissions, the recommended label is:</w:t>
      </w:r>
    </w:p>
    <w:p w14:paraId="762618A2" w14:textId="77777777" w:rsidR="00AE57DC" w:rsidRPr="00C7693B" w:rsidRDefault="00AE57DC" w:rsidP="00772E7D">
      <w:pPr>
        <w:pStyle w:val="ListParagraph"/>
        <w:numPr>
          <w:ilvl w:val="0"/>
          <w:numId w:val="40"/>
        </w:numPr>
        <w:tabs>
          <w:tab w:val="clear" w:pos="9360"/>
        </w:tabs>
        <w:spacing w:after="200" w:line="276" w:lineRule="auto"/>
      </w:pPr>
      <w:r w:rsidRPr="00C7693B">
        <w:t>VisProactive (grouping)</w:t>
      </w:r>
    </w:p>
    <w:p w14:paraId="762618A3" w14:textId="77777777" w:rsidR="00AE57DC" w:rsidRPr="00C7693B" w:rsidRDefault="00197188" w:rsidP="00772E7D">
      <w:pPr>
        <w:pStyle w:val="ListParagraph"/>
        <w:numPr>
          <w:ilvl w:val="1"/>
          <w:numId w:val="40"/>
        </w:numPr>
        <w:tabs>
          <w:tab w:val="clear" w:pos="9360"/>
        </w:tabs>
        <w:spacing w:after="200" w:line="276" w:lineRule="auto"/>
      </w:pPr>
      <w:r>
        <w:t>“</w:t>
      </w:r>
      <w:r w:rsidR="00AE57DC" w:rsidRPr="00C7693B">
        <w:t>Diameter</w:t>
      </w:r>
      <w:r>
        <w:t xml:space="preserve"> (requires Visibility Diameter Options)”</w:t>
      </w:r>
      <w:r w:rsidR="00AE57DC" w:rsidRPr="00C7693B">
        <w:t xml:space="preserve"> (permission)</w:t>
      </w:r>
    </w:p>
    <w:p w14:paraId="762618A4" w14:textId="77777777" w:rsidR="00AE57DC" w:rsidRPr="001347F8" w:rsidRDefault="00AE57DC" w:rsidP="00FF2391">
      <w:pPr>
        <w:pStyle w:val="Heading3"/>
      </w:pPr>
      <w:bookmarkStart w:id="148" w:name="_Toc394407701"/>
      <w:r w:rsidRPr="001347F8">
        <w:t>Add a New Grouping:  VisProactive – Diameter</w:t>
      </w:r>
      <w:bookmarkEnd w:id="148"/>
    </w:p>
    <w:p w14:paraId="762618A5" w14:textId="77777777" w:rsidR="00AE57DC" w:rsidRDefault="00AE57DC" w:rsidP="00AE57DC">
      <w:r>
        <w:t xml:space="preserve">A grouping labeled VisProactive – </w:t>
      </w:r>
      <w:r w:rsidRPr="005C3028">
        <w:t>Diameter</w:t>
      </w:r>
      <w:r w:rsidR="002B4434">
        <w:t xml:space="preserve"> Pods</w:t>
      </w:r>
      <w:r>
        <w:t xml:space="preserve"> shall be added to Crossroads in the permissions area containing the other VisProactive feed permission groupings (e.g., </w:t>
      </w:r>
      <w:proofErr w:type="spellStart"/>
      <w:r>
        <w:t>GTP</w:t>
      </w:r>
      <w:proofErr w:type="spellEnd"/>
      <w:r>
        <w:t>-c, Mobile Data Roaming).</w:t>
      </w:r>
    </w:p>
    <w:p w14:paraId="762618A6" w14:textId="77777777" w:rsidR="00AE57DC" w:rsidRPr="001347F8" w:rsidRDefault="00AE57DC" w:rsidP="008C662A">
      <w:pPr>
        <w:pStyle w:val="Heading3"/>
      </w:pPr>
      <w:bookmarkStart w:id="149" w:name="_Toc394407702"/>
      <w:r w:rsidRPr="001347F8">
        <w:t>User Permissions</w:t>
      </w:r>
      <w:bookmarkEnd w:id="149"/>
    </w:p>
    <w:p w14:paraId="762618A7" w14:textId="77777777" w:rsidR="00D64889" w:rsidRPr="00901ABA" w:rsidRDefault="00AE57DC" w:rsidP="00D64889">
      <w:r>
        <w:t xml:space="preserve">The following new User level permissions shall be added for providing users with access to the Diameter data/feed via VisProactive.  These permissions shall be added to Crossroads Admin tab subordinate to the new </w:t>
      </w:r>
      <w:r w:rsidRPr="005C2DAB">
        <w:rPr>
          <w:b/>
        </w:rPr>
        <w:t>VisProactive – Diameter Grouping</w:t>
      </w:r>
      <w:r w:rsidR="00D64889">
        <w:rPr>
          <w:b/>
        </w:rPr>
        <w:t xml:space="preserve"> </w:t>
      </w:r>
      <w:r w:rsidR="00D64889" w:rsidRPr="009D184D">
        <w:rPr>
          <w:b/>
        </w:rPr>
        <w:t xml:space="preserve">= </w:t>
      </w:r>
      <w:r w:rsidR="00D64889" w:rsidRPr="00901ABA">
        <w:rPr>
          <w:b/>
        </w:rPr>
        <w:t>Diameter Pods</w:t>
      </w:r>
    </w:p>
    <w:p w14:paraId="762618A8" w14:textId="4A8FA0FD" w:rsidR="00AE57DC" w:rsidRDefault="00901ABA" w:rsidP="00901ABA">
      <w:pPr>
        <w:tabs>
          <w:tab w:val="clear" w:pos="9360"/>
          <w:tab w:val="left" w:pos="2454"/>
        </w:tabs>
      </w:pPr>
      <w:r>
        <w:tab/>
      </w:r>
    </w:p>
    <w:p w14:paraId="762618A9" w14:textId="77777777" w:rsidR="00AE57DC" w:rsidRPr="00AE57DC" w:rsidRDefault="00AE57DC" w:rsidP="00AE57DC">
      <w:pPr>
        <w:rPr>
          <w:i/>
        </w:rPr>
      </w:pPr>
      <w:r w:rsidRPr="00AE57DC">
        <w:rPr>
          <w:i/>
        </w:rPr>
        <w:t xml:space="preserve">Note: In all cases, the user shall have access only to data to customers/Operators associated with the user’s company. </w:t>
      </w:r>
    </w:p>
    <w:p w14:paraId="762618AA" w14:textId="77777777" w:rsidR="00AE57DC" w:rsidRDefault="00AE57DC" w:rsidP="00AE57DC"/>
    <w:p w14:paraId="762618AB" w14:textId="77777777" w:rsidR="00AE57DC" w:rsidRDefault="00AE57DC" w:rsidP="00772E7D">
      <w:pPr>
        <w:pStyle w:val="ListParagraph"/>
        <w:numPr>
          <w:ilvl w:val="0"/>
          <w:numId w:val="41"/>
        </w:numPr>
        <w:tabs>
          <w:tab w:val="clear" w:pos="9360"/>
        </w:tabs>
        <w:spacing w:after="200" w:line="276" w:lineRule="auto"/>
      </w:pPr>
      <w:r w:rsidRPr="00EB2A2C">
        <w:rPr>
          <w:b/>
        </w:rPr>
        <w:t>Heat Map Pod</w:t>
      </w:r>
      <w:r>
        <w:t xml:space="preserve"> – when this permission is selected for a user, the user shall have access to Diameter data in the Heat Map pod. </w:t>
      </w:r>
    </w:p>
    <w:p w14:paraId="762618AC" w14:textId="77777777" w:rsidR="00AE57DC" w:rsidRDefault="00AE57DC" w:rsidP="00772E7D">
      <w:pPr>
        <w:pStyle w:val="ListParagraph"/>
        <w:numPr>
          <w:ilvl w:val="0"/>
          <w:numId w:val="41"/>
        </w:numPr>
        <w:tabs>
          <w:tab w:val="clear" w:pos="9360"/>
        </w:tabs>
        <w:spacing w:after="200" w:line="276" w:lineRule="auto"/>
      </w:pPr>
      <w:r w:rsidRPr="00EB2A2C">
        <w:rPr>
          <w:b/>
        </w:rPr>
        <w:t>Unique Roamer Pod</w:t>
      </w:r>
      <w:r>
        <w:t>– when this permission is selected for a user, the user shall have access to Diameter data in the Unique Roamer pod.</w:t>
      </w:r>
    </w:p>
    <w:p w14:paraId="762618AD" w14:textId="77777777" w:rsidR="00AE57DC" w:rsidRDefault="003D01BA" w:rsidP="00772E7D">
      <w:pPr>
        <w:pStyle w:val="ListParagraph"/>
        <w:numPr>
          <w:ilvl w:val="0"/>
          <w:numId w:val="41"/>
        </w:numPr>
        <w:tabs>
          <w:tab w:val="clear" w:pos="9360"/>
        </w:tabs>
        <w:spacing w:after="200" w:line="276" w:lineRule="auto"/>
      </w:pPr>
      <w:r>
        <w:rPr>
          <w:b/>
        </w:rPr>
        <w:lastRenderedPageBreak/>
        <w:t>Traffic</w:t>
      </w:r>
      <w:r w:rsidR="00AE57DC" w:rsidRPr="00EB2A2C">
        <w:rPr>
          <w:b/>
        </w:rPr>
        <w:t xml:space="preserve"> Pod</w:t>
      </w:r>
      <w:r w:rsidR="00AE57DC">
        <w:t xml:space="preserve"> – when this permission is selected for a user, the user shall have access to Diameter data in the </w:t>
      </w:r>
      <w:r>
        <w:t>Traffic</w:t>
      </w:r>
      <w:r w:rsidR="00AE57DC">
        <w:t xml:space="preserve"> pod.</w:t>
      </w:r>
    </w:p>
    <w:p w14:paraId="762618AE" w14:textId="77777777" w:rsidR="00AE57DC" w:rsidRDefault="00AE57DC" w:rsidP="00772E7D">
      <w:pPr>
        <w:pStyle w:val="ListParagraph"/>
        <w:numPr>
          <w:ilvl w:val="0"/>
          <w:numId w:val="41"/>
        </w:numPr>
        <w:tabs>
          <w:tab w:val="clear" w:pos="9360"/>
        </w:tabs>
        <w:spacing w:after="200" w:line="276" w:lineRule="auto"/>
      </w:pPr>
      <w:r w:rsidRPr="00EB2A2C">
        <w:rPr>
          <w:b/>
        </w:rPr>
        <w:t>Most Active Pod</w:t>
      </w:r>
      <w:r>
        <w:t xml:space="preserve"> </w:t>
      </w:r>
      <w:r w:rsidR="003D01BA">
        <w:t xml:space="preserve">- </w:t>
      </w:r>
      <w:r>
        <w:t xml:space="preserve">when this permission is selected for a user, the user shall have access to Diameter data in the Most Active – </w:t>
      </w:r>
      <w:r w:rsidR="003D01BA">
        <w:t>Traffic</w:t>
      </w:r>
      <w:r>
        <w:t xml:space="preserve"> pod.</w:t>
      </w:r>
    </w:p>
    <w:p w14:paraId="762618AF" w14:textId="77777777" w:rsidR="00AE57DC" w:rsidRDefault="00AE57DC" w:rsidP="00772E7D">
      <w:pPr>
        <w:pStyle w:val="ListParagraph"/>
        <w:numPr>
          <w:ilvl w:val="0"/>
          <w:numId w:val="41"/>
        </w:numPr>
        <w:tabs>
          <w:tab w:val="clear" w:pos="9360"/>
        </w:tabs>
        <w:spacing w:after="200" w:line="276" w:lineRule="auto"/>
      </w:pPr>
      <w:r w:rsidRPr="00EB2A2C">
        <w:rPr>
          <w:b/>
        </w:rPr>
        <w:t>Most Active - Unique Roamers</w:t>
      </w:r>
      <w:r w:rsidR="009F6A6F" w:rsidRPr="009F6A6F">
        <w:rPr>
          <w:b/>
        </w:rPr>
        <w:t xml:space="preserve"> </w:t>
      </w:r>
      <w:r w:rsidR="009F6A6F" w:rsidRPr="00EB2A2C">
        <w:rPr>
          <w:b/>
        </w:rPr>
        <w:t xml:space="preserve">Pod </w:t>
      </w:r>
      <w:r>
        <w:t>– when this permission is selected for a user, the user shall have access to Diameter data in the Most Active – Unique Roamers pod.</w:t>
      </w:r>
    </w:p>
    <w:p w14:paraId="762618B0" w14:textId="79CDC8AD" w:rsidR="00AE57DC" w:rsidRDefault="00AE57DC" w:rsidP="00772E7D">
      <w:pPr>
        <w:pStyle w:val="ListParagraph"/>
        <w:numPr>
          <w:ilvl w:val="0"/>
          <w:numId w:val="41"/>
        </w:numPr>
        <w:tabs>
          <w:tab w:val="clear" w:pos="9360"/>
        </w:tabs>
        <w:spacing w:after="200" w:line="276" w:lineRule="auto"/>
      </w:pPr>
      <w:del w:id="150" w:author="Syniverse Employee" w:date="2014-08-14T10:15:00Z">
        <w:r w:rsidRPr="00EB2A2C" w:rsidDel="00A9067C">
          <w:rPr>
            <w:b/>
          </w:rPr>
          <w:delText xml:space="preserve">Alarm </w:delText>
        </w:r>
      </w:del>
      <w:ins w:id="151" w:author="Syniverse Employee" w:date="2014-08-14T10:15:00Z">
        <w:r w:rsidR="00A9067C">
          <w:rPr>
            <w:b/>
          </w:rPr>
          <w:t>Alert</w:t>
        </w:r>
        <w:r w:rsidR="00A9067C" w:rsidRPr="00EB2A2C">
          <w:rPr>
            <w:b/>
          </w:rPr>
          <w:t xml:space="preserve"> </w:t>
        </w:r>
      </w:ins>
      <w:r w:rsidRPr="00EB2A2C">
        <w:rPr>
          <w:b/>
        </w:rPr>
        <w:t>Pod View</w:t>
      </w:r>
      <w:r>
        <w:t xml:space="preserve">– when this permission is selected for a user, the user shall have access to Diameter data in the </w:t>
      </w:r>
      <w:ins w:id="152" w:author="Syniverse Employee" w:date="2014-08-14T10:15:00Z">
        <w:r w:rsidR="00A9067C">
          <w:t>Alert</w:t>
        </w:r>
      </w:ins>
      <w:r>
        <w:t xml:space="preserve"> Pod View pod.</w:t>
      </w:r>
    </w:p>
    <w:p w14:paraId="762618B1" w14:textId="3C415FCB" w:rsidR="00AE57DC" w:rsidRPr="003D2910" w:rsidRDefault="00AE57DC" w:rsidP="00772E7D">
      <w:pPr>
        <w:pStyle w:val="ListParagraph"/>
        <w:numPr>
          <w:ilvl w:val="0"/>
          <w:numId w:val="41"/>
        </w:numPr>
        <w:tabs>
          <w:tab w:val="clear" w:pos="9360"/>
        </w:tabs>
        <w:spacing w:after="200" w:line="276" w:lineRule="auto"/>
      </w:pPr>
      <w:del w:id="153" w:author="Syniverse Employee" w:date="2014-08-14T10:15:00Z">
        <w:r w:rsidRPr="003D2910" w:rsidDel="00A9067C">
          <w:rPr>
            <w:b/>
          </w:rPr>
          <w:delText xml:space="preserve">Alarm </w:delText>
        </w:r>
      </w:del>
      <w:ins w:id="154" w:author="Syniverse Employee" w:date="2014-08-14T10:15:00Z">
        <w:r w:rsidR="00A9067C">
          <w:rPr>
            <w:b/>
          </w:rPr>
          <w:t>Alert</w:t>
        </w:r>
        <w:r w:rsidR="00A9067C" w:rsidRPr="003D2910">
          <w:rPr>
            <w:b/>
          </w:rPr>
          <w:t xml:space="preserve"> </w:t>
        </w:r>
      </w:ins>
      <w:r w:rsidRPr="003D2910">
        <w:rPr>
          <w:b/>
        </w:rPr>
        <w:t>Pod Update</w:t>
      </w:r>
      <w:r w:rsidRPr="003D2910">
        <w:t xml:space="preserve"> (</w:t>
      </w:r>
      <w:r w:rsidRPr="003D2910">
        <w:rPr>
          <w:b/>
          <w:color w:val="000000" w:themeColor="text1"/>
        </w:rPr>
        <w:t>restricted</w:t>
      </w:r>
      <w:r w:rsidRPr="003D2910">
        <w:t xml:space="preserve">) – when this permission is selected for a user, the user shall have access to </w:t>
      </w:r>
      <w:r w:rsidR="003D2910" w:rsidRPr="003D2910">
        <w:t xml:space="preserve">modify </w:t>
      </w:r>
      <w:r w:rsidRPr="003D2910">
        <w:t xml:space="preserve">Diameter data in the </w:t>
      </w:r>
      <w:del w:id="155" w:author="Syniverse Employee" w:date="2014-08-14T10:15:00Z">
        <w:r w:rsidRPr="003D2910" w:rsidDel="00A9067C">
          <w:delText xml:space="preserve">Alarm </w:delText>
        </w:r>
      </w:del>
      <w:ins w:id="156" w:author="Syniverse Employee" w:date="2014-08-14T10:15:00Z">
        <w:r w:rsidR="00A9067C">
          <w:t>Alert</w:t>
        </w:r>
        <w:r w:rsidR="00A9067C" w:rsidRPr="003D2910">
          <w:t xml:space="preserve"> </w:t>
        </w:r>
      </w:ins>
      <w:r w:rsidRPr="003D2910">
        <w:t>Pod.</w:t>
      </w:r>
    </w:p>
    <w:p w14:paraId="762618B2" w14:textId="77777777" w:rsidR="00AE57DC" w:rsidRDefault="00AE57DC" w:rsidP="00772E7D">
      <w:pPr>
        <w:pStyle w:val="ListParagraph"/>
        <w:numPr>
          <w:ilvl w:val="0"/>
          <w:numId w:val="41"/>
        </w:numPr>
        <w:tabs>
          <w:tab w:val="clear" w:pos="9360"/>
        </w:tabs>
        <w:spacing w:after="200" w:line="276" w:lineRule="auto"/>
      </w:pPr>
      <w:r w:rsidRPr="00EB2A2C">
        <w:rPr>
          <w:b/>
        </w:rPr>
        <w:t xml:space="preserve">Trending </w:t>
      </w:r>
      <w:r w:rsidR="003D01BA">
        <w:rPr>
          <w:b/>
        </w:rPr>
        <w:t>Traffic</w:t>
      </w:r>
      <w:r w:rsidRPr="00EB2A2C">
        <w:rPr>
          <w:b/>
        </w:rPr>
        <w:t xml:space="preserve"> Pod</w:t>
      </w:r>
      <w:r>
        <w:t xml:space="preserve">– when this permission is selected for a user, the user shall have access to Diameter data in the Trending </w:t>
      </w:r>
      <w:r w:rsidR="003D01BA">
        <w:t>Traffic</w:t>
      </w:r>
      <w:r>
        <w:t xml:space="preserve"> pod.</w:t>
      </w:r>
    </w:p>
    <w:p w14:paraId="762618B3" w14:textId="77777777" w:rsidR="00AE57DC" w:rsidRPr="009F6A6F" w:rsidRDefault="00AE57DC" w:rsidP="00772E7D">
      <w:pPr>
        <w:pStyle w:val="ListParagraph"/>
        <w:numPr>
          <w:ilvl w:val="0"/>
          <w:numId w:val="41"/>
        </w:numPr>
        <w:tabs>
          <w:tab w:val="clear" w:pos="9360"/>
        </w:tabs>
        <w:spacing w:after="200" w:line="276" w:lineRule="auto"/>
        <w:rPr>
          <w:b/>
        </w:rPr>
      </w:pPr>
      <w:r w:rsidRPr="00EB2A2C">
        <w:rPr>
          <w:b/>
        </w:rPr>
        <w:t>Trending Unique Roamer Pod</w:t>
      </w:r>
      <w:r w:rsidR="009F6A6F">
        <w:rPr>
          <w:b/>
        </w:rPr>
        <w:t xml:space="preserve"> </w:t>
      </w:r>
      <w:r w:rsidRPr="009F6A6F">
        <w:rPr>
          <w:b/>
        </w:rPr>
        <w:t xml:space="preserve">– </w:t>
      </w:r>
      <w:r w:rsidRPr="009F6A6F">
        <w:t>when this permission is selected for a user, the user shall have access to Diameter data in the Trending Unique Roamer pod.</w:t>
      </w:r>
    </w:p>
    <w:p w14:paraId="762618B4" w14:textId="77777777" w:rsidR="00AE57DC" w:rsidRPr="00AE57DC" w:rsidRDefault="00AE57DC" w:rsidP="00AE57DC"/>
    <w:p w14:paraId="19497442" w14:textId="77777777" w:rsidR="00632820" w:rsidRDefault="00632820">
      <w:pPr>
        <w:tabs>
          <w:tab w:val="clear" w:pos="9360"/>
        </w:tabs>
        <w:rPr>
          <w:rFonts w:asciiTheme="minorHAnsi" w:hAnsiTheme="minorHAnsi" w:cstheme="minorHAnsi"/>
          <w:b/>
          <w:kern w:val="28"/>
          <w:sz w:val="28"/>
        </w:rPr>
      </w:pPr>
      <w:bookmarkStart w:id="157" w:name="_Toc235591034"/>
      <w:bookmarkStart w:id="158" w:name="_Toc394407703"/>
      <w:bookmarkStart w:id="159" w:name="_Toc524918414"/>
      <w:bookmarkStart w:id="160" w:name="_Toc30471980"/>
      <w:bookmarkStart w:id="161" w:name="_Toc181443805"/>
      <w:r>
        <w:rPr>
          <w:rFonts w:asciiTheme="minorHAnsi" w:hAnsiTheme="minorHAnsi" w:cstheme="minorHAnsi"/>
        </w:rPr>
        <w:br w:type="page"/>
      </w:r>
    </w:p>
    <w:p w14:paraId="762618B5" w14:textId="2AE4742C" w:rsidR="00B25FA9" w:rsidRDefault="00B25FA9" w:rsidP="00B25FA9">
      <w:pPr>
        <w:pStyle w:val="Heading1"/>
        <w:rPr>
          <w:rFonts w:asciiTheme="minorHAnsi" w:hAnsiTheme="minorHAnsi" w:cstheme="minorHAnsi"/>
        </w:rPr>
      </w:pPr>
      <w:r w:rsidRPr="00B549C1">
        <w:rPr>
          <w:rFonts w:asciiTheme="minorHAnsi" w:hAnsiTheme="minorHAnsi" w:cstheme="minorHAnsi"/>
        </w:rPr>
        <w:lastRenderedPageBreak/>
        <w:t xml:space="preserve">Supplemental Requirements: </w:t>
      </w:r>
      <w:bookmarkEnd w:id="157"/>
      <w:r w:rsidR="00A25DDC">
        <w:rPr>
          <w:rFonts w:asciiTheme="minorHAnsi" w:hAnsiTheme="minorHAnsi" w:cstheme="minorHAnsi"/>
        </w:rPr>
        <w:t xml:space="preserve">(Reference </w:t>
      </w:r>
      <w:r w:rsidR="00A25DDC" w:rsidRPr="00B549C1">
        <w:rPr>
          <w:rFonts w:asciiTheme="minorHAnsi" w:hAnsiTheme="minorHAnsi" w:cstheme="minorHAnsi"/>
        </w:rPr>
        <w:t>Section</w:t>
      </w:r>
      <w:r w:rsidR="00D43170">
        <w:rPr>
          <w:rFonts w:asciiTheme="minorHAnsi" w:hAnsiTheme="minorHAnsi" w:cstheme="minorHAnsi"/>
        </w:rPr>
        <w:t xml:space="preserve"> 1.3</w:t>
      </w:r>
      <w:r w:rsidR="00A25DDC">
        <w:rPr>
          <w:rFonts w:asciiTheme="minorHAnsi" w:hAnsiTheme="minorHAnsi" w:cstheme="minorHAnsi"/>
        </w:rPr>
        <w:t xml:space="preserve"> and</w:t>
      </w:r>
      <w:r w:rsidR="00B549C1" w:rsidRPr="00B549C1">
        <w:rPr>
          <w:rFonts w:asciiTheme="minorHAnsi" w:hAnsiTheme="minorHAnsi" w:cstheme="minorHAnsi"/>
        </w:rPr>
        <w:t xml:space="preserve"> Section 3</w:t>
      </w:r>
      <w:r w:rsidR="00A25DDC">
        <w:rPr>
          <w:rFonts w:asciiTheme="minorHAnsi" w:hAnsiTheme="minorHAnsi" w:cstheme="minorHAnsi"/>
        </w:rPr>
        <w:t>)</w:t>
      </w:r>
      <w:bookmarkEnd w:id="158"/>
    </w:p>
    <w:p w14:paraId="762618B6" w14:textId="5DEF3C30" w:rsidR="00B25FA9" w:rsidRPr="00B549C1" w:rsidRDefault="00B25FA9" w:rsidP="00B25FA9">
      <w:pPr>
        <w:pStyle w:val="Heading1"/>
        <w:rPr>
          <w:rFonts w:asciiTheme="minorHAnsi" w:hAnsiTheme="minorHAnsi" w:cstheme="minorHAnsi"/>
        </w:rPr>
      </w:pPr>
      <w:bookmarkStart w:id="162" w:name="_Toc235591035"/>
      <w:bookmarkStart w:id="163" w:name="_Toc394407704"/>
      <w:r w:rsidRPr="00B549C1">
        <w:rPr>
          <w:rFonts w:asciiTheme="minorHAnsi" w:hAnsiTheme="minorHAnsi" w:cstheme="minorHAnsi"/>
        </w:rPr>
        <w:t>Requirements Tracing Matrix</w:t>
      </w:r>
      <w:bookmarkEnd w:id="159"/>
      <w:bookmarkEnd w:id="160"/>
      <w:bookmarkEnd w:id="161"/>
      <w:bookmarkEnd w:id="162"/>
      <w:r w:rsidR="00DC1F84">
        <w:rPr>
          <w:rFonts w:asciiTheme="minorHAnsi" w:hAnsiTheme="minorHAnsi" w:cstheme="minorHAnsi"/>
        </w:rPr>
        <w:t xml:space="preserve"> </w:t>
      </w:r>
      <w:bookmarkEnd w:id="163"/>
    </w:p>
    <w:p w14:paraId="762618B7" w14:textId="77777777"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ab/>
      </w:r>
    </w:p>
    <w:p w14:paraId="762618B8" w14:textId="77777777" w:rsidR="00B25FA9" w:rsidRPr="00B549C1" w:rsidRDefault="00B25FA9" w:rsidP="00B25FA9">
      <w:pPr>
        <w:tabs>
          <w:tab w:val="clear" w:pos="9360"/>
        </w:tabs>
        <w:rPr>
          <w:rFonts w:asciiTheme="minorHAnsi" w:hAnsiTheme="minorHAnsi" w:cstheme="minorHAnsi"/>
        </w:rPr>
      </w:pPr>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3060"/>
        <w:gridCol w:w="3870"/>
      </w:tblGrid>
      <w:tr w:rsidR="00B25FA9" w:rsidRPr="00B549C1" w14:paraId="762618BC" w14:textId="77777777" w:rsidTr="002F71A5">
        <w:trPr>
          <w:tblHeader/>
        </w:trPr>
        <w:tc>
          <w:tcPr>
            <w:tcW w:w="10458" w:type="dxa"/>
            <w:gridSpan w:val="3"/>
            <w:shd w:val="clear" w:color="auto" w:fill="D9D9D9"/>
          </w:tcPr>
          <w:p w14:paraId="762618B9" w14:textId="77777777" w:rsidR="00B25FA9" w:rsidRPr="00B549C1" w:rsidRDefault="00B25FA9" w:rsidP="00B25FA9">
            <w:pPr>
              <w:tabs>
                <w:tab w:val="clear" w:pos="9360"/>
              </w:tabs>
              <w:jc w:val="center"/>
              <w:rPr>
                <w:rFonts w:asciiTheme="minorHAnsi" w:hAnsiTheme="minorHAnsi" w:cstheme="minorHAnsi"/>
              </w:rPr>
            </w:pPr>
            <w:r w:rsidRPr="00B549C1">
              <w:rPr>
                <w:rFonts w:asciiTheme="minorHAnsi" w:hAnsiTheme="minorHAnsi" w:cstheme="minorHAnsi"/>
              </w:rPr>
              <w:t>Traceability Map</w:t>
            </w:r>
          </w:p>
          <w:p w14:paraId="762618BA" w14:textId="77777777" w:rsidR="00B25FA9" w:rsidRPr="00B549C1" w:rsidRDefault="00E01269" w:rsidP="00B25FA9">
            <w:pPr>
              <w:tabs>
                <w:tab w:val="clear" w:pos="9360"/>
              </w:tabs>
              <w:jc w:val="center"/>
              <w:rPr>
                <w:rFonts w:asciiTheme="minorHAnsi" w:hAnsiTheme="minorHAnsi" w:cstheme="minorHAnsi"/>
                <w:u w:val="single"/>
              </w:rPr>
            </w:pPr>
            <w:sdt>
              <w:sdtPr>
                <w:rPr>
                  <w:rFonts w:asciiTheme="minorHAnsi" w:hAnsiTheme="minorHAnsi" w:cstheme="minorHAnsi"/>
                  <w:u w:val="single"/>
                </w:rPr>
                <w:alias w:val="Title"/>
                <w:id w:val="2049537"/>
                <w:placeholder>
                  <w:docPart w:val="7547CFA3371649B5AB15FB786F0D9C4B"/>
                </w:placeholder>
                <w:dataBinding w:prefixMappings="xmlns:ns0='http://purl.org/dc/elements/1.1/' xmlns:ns1='http://schemas.openxmlformats.org/package/2006/metadata/core-properties' " w:xpath="/ns1:coreProperties[1]/ns0:title[1]" w:storeItemID="{6C3C8BC8-F283-45AE-878A-BAB7291924A1}"/>
                <w:text/>
              </w:sdtPr>
              <w:sdtEndPr/>
              <w:sdtContent>
                <w:r w:rsidR="009F6A6F">
                  <w:rPr>
                    <w:rFonts w:asciiTheme="minorHAnsi" w:hAnsiTheme="minorHAnsi" w:cstheme="minorHAnsi"/>
                    <w:u w:val="single"/>
                  </w:rPr>
                  <w:t>VisProactive Diameter Feed SRS</w:t>
                </w:r>
              </w:sdtContent>
            </w:sdt>
          </w:p>
          <w:p w14:paraId="762618BB" w14:textId="77777777" w:rsidR="00B25FA9" w:rsidRPr="00B549C1" w:rsidRDefault="00B25FA9" w:rsidP="00B25FA9">
            <w:pPr>
              <w:tabs>
                <w:tab w:val="clear" w:pos="9360"/>
              </w:tabs>
              <w:jc w:val="center"/>
              <w:rPr>
                <w:rFonts w:asciiTheme="minorHAnsi" w:hAnsiTheme="minorHAnsi" w:cstheme="minorHAnsi"/>
                <w:b/>
              </w:rPr>
            </w:pPr>
            <w:r w:rsidRPr="00B549C1">
              <w:rPr>
                <w:rFonts w:asciiTheme="minorHAnsi" w:hAnsiTheme="minorHAnsi" w:cstheme="minorHAnsi"/>
                <w:u w:val="single"/>
              </w:rPr>
              <w:t xml:space="preserve">&lt;Link to approved Requirements Document&gt; </w:t>
            </w:r>
          </w:p>
        </w:tc>
      </w:tr>
      <w:tr w:rsidR="00B25FA9" w:rsidRPr="00B549C1" w14:paraId="762618BE" w14:textId="77777777" w:rsidTr="002F71A5">
        <w:trPr>
          <w:tblHeader/>
        </w:trPr>
        <w:tc>
          <w:tcPr>
            <w:tcW w:w="10458" w:type="dxa"/>
            <w:gridSpan w:val="3"/>
            <w:shd w:val="clear" w:color="auto" w:fill="D9D9D9"/>
          </w:tcPr>
          <w:p w14:paraId="762618BD" w14:textId="77777777" w:rsidR="00B25FA9" w:rsidRPr="00B549C1" w:rsidRDefault="00B25FA9" w:rsidP="00B25FA9">
            <w:pPr>
              <w:tabs>
                <w:tab w:val="clear" w:pos="9360"/>
              </w:tabs>
              <w:jc w:val="center"/>
              <w:rPr>
                <w:rFonts w:asciiTheme="minorHAnsi" w:hAnsiTheme="minorHAnsi" w:cstheme="minorHAnsi"/>
              </w:rPr>
            </w:pPr>
            <w:r w:rsidRPr="00B549C1">
              <w:rPr>
                <w:rFonts w:asciiTheme="minorHAnsi" w:hAnsiTheme="minorHAnsi" w:cstheme="minorHAnsi"/>
              </w:rPr>
              <w:t>For &lt;Asset or Team&gt;</w:t>
            </w:r>
          </w:p>
        </w:tc>
      </w:tr>
      <w:tr w:rsidR="00B25FA9" w:rsidRPr="00B549C1" w14:paraId="762618C2" w14:textId="77777777" w:rsidTr="002F71A5">
        <w:trPr>
          <w:tblHeader/>
        </w:trPr>
        <w:tc>
          <w:tcPr>
            <w:tcW w:w="3528" w:type="dxa"/>
            <w:shd w:val="clear" w:color="auto" w:fill="D9D9D9"/>
          </w:tcPr>
          <w:p w14:paraId="762618BF" w14:textId="77777777"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 xml:space="preserve">High Level Design </w:t>
            </w:r>
            <w:r w:rsidRPr="00B549C1">
              <w:rPr>
                <w:rFonts w:asciiTheme="minorHAnsi" w:hAnsiTheme="minorHAnsi" w:cstheme="minorHAnsi"/>
              </w:rPr>
              <w:tab/>
            </w:r>
          </w:p>
        </w:tc>
        <w:tc>
          <w:tcPr>
            <w:tcW w:w="3060" w:type="dxa"/>
            <w:shd w:val="clear" w:color="auto" w:fill="D9D9D9"/>
          </w:tcPr>
          <w:p w14:paraId="762618C0" w14:textId="77777777"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Detail Level Design</w:t>
            </w:r>
          </w:p>
        </w:tc>
        <w:tc>
          <w:tcPr>
            <w:tcW w:w="3870" w:type="dxa"/>
            <w:shd w:val="clear" w:color="auto" w:fill="D9D9D9"/>
          </w:tcPr>
          <w:p w14:paraId="762618C1" w14:textId="77777777"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System Test Plan</w:t>
            </w:r>
          </w:p>
        </w:tc>
      </w:tr>
      <w:tr w:rsidR="00B25FA9" w:rsidRPr="00B549C1" w14:paraId="762618C6" w14:textId="77777777" w:rsidTr="002F71A5">
        <w:tc>
          <w:tcPr>
            <w:tcW w:w="3528" w:type="dxa"/>
          </w:tcPr>
          <w:p w14:paraId="762618C3" w14:textId="77777777"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 xml:space="preserve">&lt;Link to </w:t>
            </w:r>
            <w:proofErr w:type="spellStart"/>
            <w:r w:rsidRPr="00B549C1">
              <w:rPr>
                <w:rFonts w:asciiTheme="minorHAnsi" w:hAnsiTheme="minorHAnsi" w:cstheme="minorHAnsi"/>
              </w:rPr>
              <w:t>HLD</w:t>
            </w:r>
            <w:proofErr w:type="spellEnd"/>
            <w:r w:rsidRPr="00B549C1">
              <w:rPr>
                <w:rFonts w:asciiTheme="minorHAnsi" w:hAnsiTheme="minorHAnsi" w:cstheme="minorHAnsi"/>
              </w:rPr>
              <w:t>&gt;</w:t>
            </w:r>
          </w:p>
        </w:tc>
        <w:tc>
          <w:tcPr>
            <w:tcW w:w="3060" w:type="dxa"/>
          </w:tcPr>
          <w:p w14:paraId="762618C4" w14:textId="77777777"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 xml:space="preserve">&lt;Link to </w:t>
            </w:r>
            <w:proofErr w:type="spellStart"/>
            <w:r w:rsidRPr="00B549C1">
              <w:rPr>
                <w:rFonts w:asciiTheme="minorHAnsi" w:hAnsiTheme="minorHAnsi" w:cstheme="minorHAnsi"/>
              </w:rPr>
              <w:t>DLD</w:t>
            </w:r>
            <w:proofErr w:type="spellEnd"/>
            <w:r w:rsidRPr="00B549C1">
              <w:rPr>
                <w:rFonts w:asciiTheme="minorHAnsi" w:hAnsiTheme="minorHAnsi" w:cstheme="minorHAnsi"/>
              </w:rPr>
              <w:t>&gt;</w:t>
            </w:r>
          </w:p>
        </w:tc>
        <w:tc>
          <w:tcPr>
            <w:tcW w:w="3870" w:type="dxa"/>
          </w:tcPr>
          <w:p w14:paraId="762618C5" w14:textId="77777777"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&lt;Link to System Test Plan&gt;</w:t>
            </w:r>
          </w:p>
        </w:tc>
      </w:tr>
    </w:tbl>
    <w:p w14:paraId="762618C7" w14:textId="77777777" w:rsidR="00B25FA9" w:rsidRPr="00B549C1" w:rsidRDefault="00B25FA9" w:rsidP="00B25FA9">
      <w:pPr>
        <w:tabs>
          <w:tab w:val="clear" w:pos="9360"/>
        </w:tabs>
        <w:rPr>
          <w:rFonts w:asciiTheme="minorHAnsi" w:hAnsiTheme="minorHAnsi" w:cstheme="minorHAnsi"/>
        </w:rPr>
      </w:pPr>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4950"/>
        <w:gridCol w:w="810"/>
        <w:gridCol w:w="720"/>
        <w:gridCol w:w="720"/>
        <w:gridCol w:w="720"/>
        <w:gridCol w:w="1170"/>
      </w:tblGrid>
      <w:tr w:rsidR="00B25FA9" w:rsidRPr="00B549C1" w14:paraId="762618D3" w14:textId="77777777" w:rsidTr="002F71A5">
        <w:trPr>
          <w:tblHeader/>
        </w:trPr>
        <w:tc>
          <w:tcPr>
            <w:tcW w:w="1368" w:type="dxa"/>
            <w:shd w:val="clear" w:color="auto" w:fill="D9D9D9"/>
          </w:tcPr>
          <w:p w14:paraId="762618C8" w14:textId="77777777"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 xml:space="preserve">Requirement </w:t>
            </w:r>
          </w:p>
          <w:p w14:paraId="762618C9" w14:textId="77777777"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w:t>
            </w:r>
          </w:p>
        </w:tc>
        <w:tc>
          <w:tcPr>
            <w:tcW w:w="4950" w:type="dxa"/>
            <w:shd w:val="clear" w:color="auto" w:fill="D9D9D9"/>
          </w:tcPr>
          <w:p w14:paraId="762618CA" w14:textId="77777777"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Requirement title</w:t>
            </w:r>
          </w:p>
        </w:tc>
        <w:tc>
          <w:tcPr>
            <w:tcW w:w="810" w:type="dxa"/>
            <w:shd w:val="clear" w:color="auto" w:fill="D9D9D9"/>
          </w:tcPr>
          <w:p w14:paraId="762618CB" w14:textId="77777777"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Asset/Team</w:t>
            </w:r>
          </w:p>
        </w:tc>
        <w:tc>
          <w:tcPr>
            <w:tcW w:w="720" w:type="dxa"/>
            <w:shd w:val="clear" w:color="auto" w:fill="D9D9D9"/>
          </w:tcPr>
          <w:p w14:paraId="762618CC" w14:textId="77777777" w:rsidR="00B25FA9" w:rsidRPr="00B549C1" w:rsidRDefault="00B25FA9" w:rsidP="00B25FA9">
            <w:pPr>
              <w:tabs>
                <w:tab w:val="clear" w:pos="9360"/>
              </w:tabs>
              <w:rPr>
                <w:rFonts w:asciiTheme="minorHAnsi" w:hAnsiTheme="minorHAnsi" w:cstheme="minorHAnsi"/>
              </w:rPr>
            </w:pPr>
            <w:proofErr w:type="spellStart"/>
            <w:r w:rsidRPr="00B549C1">
              <w:rPr>
                <w:rFonts w:asciiTheme="minorHAnsi" w:hAnsiTheme="minorHAnsi" w:cstheme="minorHAnsi"/>
              </w:rPr>
              <w:t>HLD</w:t>
            </w:r>
            <w:proofErr w:type="spellEnd"/>
          </w:p>
          <w:p w14:paraId="762618CD" w14:textId="77777777"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w:t>
            </w:r>
          </w:p>
        </w:tc>
        <w:tc>
          <w:tcPr>
            <w:tcW w:w="720" w:type="dxa"/>
            <w:shd w:val="clear" w:color="auto" w:fill="D9D9D9"/>
          </w:tcPr>
          <w:p w14:paraId="762618CE" w14:textId="77777777" w:rsidR="00B25FA9" w:rsidRPr="00B549C1" w:rsidRDefault="00B25FA9" w:rsidP="00B25FA9">
            <w:pPr>
              <w:tabs>
                <w:tab w:val="clear" w:pos="9360"/>
              </w:tabs>
              <w:rPr>
                <w:rFonts w:asciiTheme="minorHAnsi" w:hAnsiTheme="minorHAnsi" w:cstheme="minorHAnsi"/>
              </w:rPr>
            </w:pPr>
            <w:proofErr w:type="spellStart"/>
            <w:r w:rsidRPr="00B549C1">
              <w:rPr>
                <w:rFonts w:asciiTheme="minorHAnsi" w:hAnsiTheme="minorHAnsi" w:cstheme="minorHAnsi"/>
              </w:rPr>
              <w:t>DLD</w:t>
            </w:r>
            <w:proofErr w:type="spellEnd"/>
          </w:p>
          <w:p w14:paraId="762618CF" w14:textId="77777777"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w:t>
            </w:r>
          </w:p>
        </w:tc>
        <w:tc>
          <w:tcPr>
            <w:tcW w:w="720" w:type="dxa"/>
            <w:shd w:val="clear" w:color="auto" w:fill="D9D9D9"/>
          </w:tcPr>
          <w:p w14:paraId="762618D0" w14:textId="77777777"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 xml:space="preserve">Test </w:t>
            </w:r>
          </w:p>
          <w:p w14:paraId="762618D1" w14:textId="77777777"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w:t>
            </w:r>
          </w:p>
        </w:tc>
        <w:tc>
          <w:tcPr>
            <w:tcW w:w="1170" w:type="dxa"/>
            <w:shd w:val="clear" w:color="auto" w:fill="D9D9D9"/>
          </w:tcPr>
          <w:p w14:paraId="762618D2" w14:textId="77777777" w:rsidR="00B25FA9" w:rsidRPr="00B549C1" w:rsidRDefault="00B25FA9" w:rsidP="00B25FA9">
            <w:pPr>
              <w:tabs>
                <w:tab w:val="clear" w:pos="9360"/>
              </w:tabs>
              <w:rPr>
                <w:rFonts w:asciiTheme="minorHAnsi" w:hAnsiTheme="minorHAnsi" w:cstheme="minorHAnsi"/>
              </w:rPr>
            </w:pPr>
            <w:r w:rsidRPr="00B549C1">
              <w:rPr>
                <w:rFonts w:asciiTheme="minorHAnsi" w:hAnsiTheme="minorHAnsi" w:cstheme="minorHAnsi"/>
              </w:rPr>
              <w:t>Comment</w:t>
            </w:r>
          </w:p>
        </w:tc>
      </w:tr>
      <w:tr w:rsidR="00632820" w:rsidRPr="00B549C1" w14:paraId="762618DB" w14:textId="77777777" w:rsidTr="002F71A5">
        <w:tc>
          <w:tcPr>
            <w:tcW w:w="1368" w:type="dxa"/>
          </w:tcPr>
          <w:p w14:paraId="762618D4" w14:textId="05857A9A" w:rsidR="00632820" w:rsidRPr="00B549C1" w:rsidRDefault="00632820" w:rsidP="00B25FA9">
            <w:pPr>
              <w:tabs>
                <w:tab w:val="clear" w:pos="9360"/>
              </w:tabs>
              <w:rPr>
                <w:rFonts w:asciiTheme="minorHAnsi" w:hAnsiTheme="minorHAnsi" w:cstheme="minorHAnsi"/>
              </w:rPr>
            </w:pPr>
            <w:r w:rsidRPr="006F447D">
              <w:t>3</w:t>
            </w:r>
          </w:p>
        </w:tc>
        <w:tc>
          <w:tcPr>
            <w:tcW w:w="4950" w:type="dxa"/>
          </w:tcPr>
          <w:p w14:paraId="762618D5" w14:textId="6CBD07E3" w:rsidR="00632820" w:rsidRPr="00B549C1" w:rsidRDefault="00632820" w:rsidP="00B25FA9">
            <w:pPr>
              <w:tabs>
                <w:tab w:val="clear" w:pos="9360"/>
              </w:tabs>
              <w:rPr>
                <w:rFonts w:asciiTheme="minorHAnsi" w:hAnsiTheme="minorHAnsi" w:cstheme="minorHAnsi"/>
              </w:rPr>
            </w:pPr>
            <w:r w:rsidRPr="006F447D">
              <w:t>INCORPORATE NEW DATA FEED FOR DIAMETER DATA</w:t>
            </w:r>
          </w:p>
        </w:tc>
        <w:tc>
          <w:tcPr>
            <w:tcW w:w="810" w:type="dxa"/>
          </w:tcPr>
          <w:p w14:paraId="762618D6" w14:textId="77777777" w:rsidR="00632820" w:rsidRPr="00B549C1" w:rsidRDefault="00632820" w:rsidP="00B25FA9">
            <w:pPr>
              <w:tabs>
                <w:tab w:val="clear" w:pos="9360"/>
              </w:tabs>
              <w:rPr>
                <w:rFonts w:asciiTheme="minorHAnsi" w:hAnsiTheme="minorHAnsi" w:cstheme="minorHAnsi"/>
              </w:rPr>
            </w:pPr>
          </w:p>
        </w:tc>
        <w:tc>
          <w:tcPr>
            <w:tcW w:w="720" w:type="dxa"/>
          </w:tcPr>
          <w:p w14:paraId="762618D7" w14:textId="77777777" w:rsidR="00632820" w:rsidRPr="00B549C1" w:rsidRDefault="00632820" w:rsidP="00B25FA9">
            <w:pPr>
              <w:tabs>
                <w:tab w:val="clear" w:pos="9360"/>
              </w:tabs>
              <w:rPr>
                <w:rFonts w:asciiTheme="minorHAnsi" w:hAnsiTheme="minorHAnsi" w:cstheme="minorHAnsi"/>
              </w:rPr>
            </w:pPr>
          </w:p>
        </w:tc>
        <w:tc>
          <w:tcPr>
            <w:tcW w:w="720" w:type="dxa"/>
          </w:tcPr>
          <w:p w14:paraId="762618D8" w14:textId="77777777" w:rsidR="00632820" w:rsidRPr="00B549C1" w:rsidRDefault="00632820" w:rsidP="00B25FA9">
            <w:pPr>
              <w:tabs>
                <w:tab w:val="clear" w:pos="9360"/>
              </w:tabs>
              <w:rPr>
                <w:rFonts w:asciiTheme="minorHAnsi" w:hAnsiTheme="minorHAnsi" w:cstheme="minorHAnsi"/>
              </w:rPr>
            </w:pPr>
          </w:p>
        </w:tc>
        <w:tc>
          <w:tcPr>
            <w:tcW w:w="720" w:type="dxa"/>
          </w:tcPr>
          <w:p w14:paraId="762618D9" w14:textId="77777777" w:rsidR="00632820" w:rsidRPr="00B549C1" w:rsidRDefault="00632820" w:rsidP="00B25FA9">
            <w:pPr>
              <w:tabs>
                <w:tab w:val="clear" w:pos="9360"/>
              </w:tabs>
              <w:rPr>
                <w:rFonts w:asciiTheme="minorHAnsi" w:hAnsiTheme="minorHAnsi" w:cstheme="minorHAnsi"/>
              </w:rPr>
            </w:pPr>
          </w:p>
        </w:tc>
        <w:tc>
          <w:tcPr>
            <w:tcW w:w="1170" w:type="dxa"/>
          </w:tcPr>
          <w:p w14:paraId="762618DA" w14:textId="77777777" w:rsidR="00632820" w:rsidRPr="00B549C1" w:rsidRDefault="00632820" w:rsidP="00B25FA9">
            <w:pPr>
              <w:tabs>
                <w:tab w:val="clear" w:pos="9360"/>
              </w:tabs>
              <w:rPr>
                <w:rFonts w:asciiTheme="minorHAnsi" w:hAnsiTheme="minorHAnsi" w:cstheme="minorHAnsi"/>
              </w:rPr>
            </w:pPr>
          </w:p>
        </w:tc>
      </w:tr>
      <w:tr w:rsidR="00632820" w:rsidRPr="00B549C1" w14:paraId="762618E3" w14:textId="77777777" w:rsidTr="002F71A5">
        <w:tc>
          <w:tcPr>
            <w:tcW w:w="1368" w:type="dxa"/>
          </w:tcPr>
          <w:p w14:paraId="762618DC" w14:textId="43F097C6" w:rsidR="00632820" w:rsidRPr="00B549C1" w:rsidRDefault="00632820" w:rsidP="00B25FA9">
            <w:pPr>
              <w:tabs>
                <w:tab w:val="clear" w:pos="9360"/>
              </w:tabs>
              <w:rPr>
                <w:rFonts w:asciiTheme="minorHAnsi" w:hAnsiTheme="minorHAnsi" w:cstheme="minorHAnsi"/>
              </w:rPr>
            </w:pPr>
            <w:r w:rsidRPr="006F447D">
              <w:t>3.1</w:t>
            </w:r>
          </w:p>
        </w:tc>
        <w:tc>
          <w:tcPr>
            <w:tcW w:w="4950" w:type="dxa"/>
          </w:tcPr>
          <w:p w14:paraId="762618DD" w14:textId="7FFB506E" w:rsidR="00632820" w:rsidRPr="00B549C1" w:rsidRDefault="00632820" w:rsidP="000A4B85">
            <w:pPr>
              <w:tabs>
                <w:tab w:val="clear" w:pos="9360"/>
              </w:tabs>
              <w:rPr>
                <w:rFonts w:asciiTheme="minorHAnsi" w:hAnsiTheme="minorHAnsi" w:cstheme="minorHAnsi"/>
              </w:rPr>
            </w:pPr>
            <w:r w:rsidRPr="006F447D">
              <w:t>VISIBILITY SERVICES REQUIREMENTS</w:t>
            </w:r>
          </w:p>
        </w:tc>
        <w:tc>
          <w:tcPr>
            <w:tcW w:w="810" w:type="dxa"/>
          </w:tcPr>
          <w:p w14:paraId="762618DE" w14:textId="77777777" w:rsidR="00632820" w:rsidRPr="00B549C1" w:rsidRDefault="00632820" w:rsidP="00B25FA9">
            <w:pPr>
              <w:tabs>
                <w:tab w:val="clear" w:pos="9360"/>
              </w:tabs>
              <w:rPr>
                <w:rFonts w:asciiTheme="minorHAnsi" w:hAnsiTheme="minorHAnsi" w:cstheme="minorHAnsi"/>
              </w:rPr>
            </w:pPr>
          </w:p>
        </w:tc>
        <w:tc>
          <w:tcPr>
            <w:tcW w:w="720" w:type="dxa"/>
          </w:tcPr>
          <w:p w14:paraId="762618DF" w14:textId="77777777" w:rsidR="00632820" w:rsidRPr="00B549C1" w:rsidRDefault="00632820" w:rsidP="00B25FA9">
            <w:pPr>
              <w:tabs>
                <w:tab w:val="clear" w:pos="9360"/>
              </w:tabs>
              <w:rPr>
                <w:rFonts w:asciiTheme="minorHAnsi" w:hAnsiTheme="minorHAnsi" w:cstheme="minorHAnsi"/>
              </w:rPr>
            </w:pPr>
          </w:p>
        </w:tc>
        <w:tc>
          <w:tcPr>
            <w:tcW w:w="720" w:type="dxa"/>
          </w:tcPr>
          <w:p w14:paraId="762618E0" w14:textId="77777777" w:rsidR="00632820" w:rsidRPr="00B549C1" w:rsidRDefault="00632820" w:rsidP="00B25FA9">
            <w:pPr>
              <w:tabs>
                <w:tab w:val="clear" w:pos="9360"/>
              </w:tabs>
              <w:rPr>
                <w:rFonts w:asciiTheme="minorHAnsi" w:hAnsiTheme="minorHAnsi" w:cstheme="minorHAnsi"/>
              </w:rPr>
            </w:pPr>
          </w:p>
        </w:tc>
        <w:tc>
          <w:tcPr>
            <w:tcW w:w="720" w:type="dxa"/>
          </w:tcPr>
          <w:p w14:paraId="762618E1" w14:textId="77777777" w:rsidR="00632820" w:rsidRPr="00B549C1" w:rsidRDefault="00632820" w:rsidP="00B25FA9">
            <w:pPr>
              <w:tabs>
                <w:tab w:val="clear" w:pos="9360"/>
              </w:tabs>
              <w:rPr>
                <w:rFonts w:asciiTheme="minorHAnsi" w:hAnsiTheme="minorHAnsi" w:cstheme="minorHAnsi"/>
              </w:rPr>
            </w:pPr>
          </w:p>
        </w:tc>
        <w:tc>
          <w:tcPr>
            <w:tcW w:w="1170" w:type="dxa"/>
          </w:tcPr>
          <w:p w14:paraId="762618E2" w14:textId="77777777" w:rsidR="00632820" w:rsidRPr="00B549C1" w:rsidRDefault="00632820" w:rsidP="00B25FA9">
            <w:pPr>
              <w:tabs>
                <w:tab w:val="clear" w:pos="9360"/>
              </w:tabs>
              <w:rPr>
                <w:rFonts w:asciiTheme="minorHAnsi" w:hAnsiTheme="minorHAnsi" w:cstheme="minorHAnsi"/>
              </w:rPr>
            </w:pPr>
          </w:p>
        </w:tc>
      </w:tr>
      <w:tr w:rsidR="00632820" w:rsidRPr="00B549C1" w14:paraId="762618EB" w14:textId="77777777" w:rsidTr="002F71A5">
        <w:tc>
          <w:tcPr>
            <w:tcW w:w="1368" w:type="dxa"/>
          </w:tcPr>
          <w:p w14:paraId="762618E4" w14:textId="6749936E" w:rsidR="00632820" w:rsidRPr="00B549C1" w:rsidRDefault="00632820" w:rsidP="00B25FA9">
            <w:pPr>
              <w:tabs>
                <w:tab w:val="clear" w:pos="9360"/>
              </w:tabs>
              <w:rPr>
                <w:rFonts w:asciiTheme="minorHAnsi" w:hAnsiTheme="minorHAnsi" w:cstheme="minorHAnsi"/>
              </w:rPr>
            </w:pPr>
            <w:r w:rsidRPr="006F447D">
              <w:t>3.1.1</w:t>
            </w:r>
          </w:p>
        </w:tc>
        <w:tc>
          <w:tcPr>
            <w:tcW w:w="4950" w:type="dxa"/>
          </w:tcPr>
          <w:p w14:paraId="762618E5" w14:textId="0CA9CC63" w:rsidR="00632820" w:rsidRPr="00B549C1" w:rsidRDefault="00632820" w:rsidP="00B25FA9">
            <w:pPr>
              <w:tabs>
                <w:tab w:val="clear" w:pos="9360"/>
              </w:tabs>
              <w:rPr>
                <w:rFonts w:asciiTheme="minorHAnsi" w:hAnsiTheme="minorHAnsi" w:cstheme="minorHAnsi"/>
              </w:rPr>
            </w:pPr>
            <w:r w:rsidRPr="006F447D">
              <w:t>Vis to VisPro Interface</w:t>
            </w:r>
          </w:p>
        </w:tc>
        <w:tc>
          <w:tcPr>
            <w:tcW w:w="810" w:type="dxa"/>
          </w:tcPr>
          <w:p w14:paraId="762618E6" w14:textId="77777777" w:rsidR="00632820" w:rsidRPr="00B549C1" w:rsidRDefault="00632820" w:rsidP="00B25FA9">
            <w:pPr>
              <w:tabs>
                <w:tab w:val="clear" w:pos="9360"/>
              </w:tabs>
              <w:rPr>
                <w:rFonts w:asciiTheme="minorHAnsi" w:hAnsiTheme="minorHAnsi" w:cstheme="minorHAnsi"/>
              </w:rPr>
            </w:pPr>
          </w:p>
        </w:tc>
        <w:tc>
          <w:tcPr>
            <w:tcW w:w="720" w:type="dxa"/>
          </w:tcPr>
          <w:p w14:paraId="762618E7" w14:textId="77777777" w:rsidR="00632820" w:rsidRPr="00B549C1" w:rsidRDefault="00632820" w:rsidP="00B25FA9">
            <w:pPr>
              <w:tabs>
                <w:tab w:val="clear" w:pos="9360"/>
              </w:tabs>
              <w:rPr>
                <w:rFonts w:asciiTheme="minorHAnsi" w:hAnsiTheme="minorHAnsi" w:cstheme="minorHAnsi"/>
              </w:rPr>
            </w:pPr>
          </w:p>
        </w:tc>
        <w:tc>
          <w:tcPr>
            <w:tcW w:w="720" w:type="dxa"/>
          </w:tcPr>
          <w:p w14:paraId="762618E8" w14:textId="77777777" w:rsidR="00632820" w:rsidRPr="00B549C1" w:rsidRDefault="00632820" w:rsidP="00B25FA9">
            <w:pPr>
              <w:tabs>
                <w:tab w:val="clear" w:pos="9360"/>
              </w:tabs>
              <w:rPr>
                <w:rFonts w:asciiTheme="minorHAnsi" w:hAnsiTheme="minorHAnsi" w:cstheme="minorHAnsi"/>
              </w:rPr>
            </w:pPr>
          </w:p>
        </w:tc>
        <w:tc>
          <w:tcPr>
            <w:tcW w:w="720" w:type="dxa"/>
          </w:tcPr>
          <w:p w14:paraId="762618E9" w14:textId="77777777" w:rsidR="00632820" w:rsidRPr="00B549C1" w:rsidRDefault="00632820" w:rsidP="00B25FA9">
            <w:pPr>
              <w:tabs>
                <w:tab w:val="clear" w:pos="9360"/>
              </w:tabs>
              <w:rPr>
                <w:rFonts w:asciiTheme="minorHAnsi" w:hAnsiTheme="minorHAnsi" w:cstheme="minorHAnsi"/>
              </w:rPr>
            </w:pPr>
          </w:p>
        </w:tc>
        <w:tc>
          <w:tcPr>
            <w:tcW w:w="1170" w:type="dxa"/>
          </w:tcPr>
          <w:p w14:paraId="762618EA" w14:textId="77777777" w:rsidR="00632820" w:rsidRPr="00B549C1" w:rsidRDefault="00632820" w:rsidP="00B25FA9">
            <w:pPr>
              <w:tabs>
                <w:tab w:val="clear" w:pos="9360"/>
              </w:tabs>
              <w:rPr>
                <w:rFonts w:asciiTheme="minorHAnsi" w:hAnsiTheme="minorHAnsi" w:cstheme="minorHAnsi"/>
              </w:rPr>
            </w:pPr>
          </w:p>
        </w:tc>
      </w:tr>
      <w:tr w:rsidR="00632820" w:rsidRPr="00B549C1" w14:paraId="762618F3" w14:textId="77777777" w:rsidTr="002F71A5">
        <w:tc>
          <w:tcPr>
            <w:tcW w:w="1368" w:type="dxa"/>
          </w:tcPr>
          <w:p w14:paraId="762618EC" w14:textId="6912BB3E" w:rsidR="00632820" w:rsidRPr="00B549C1" w:rsidRDefault="00632820" w:rsidP="00B25FA9">
            <w:pPr>
              <w:tabs>
                <w:tab w:val="clear" w:pos="9360"/>
              </w:tabs>
              <w:rPr>
                <w:rFonts w:asciiTheme="minorHAnsi" w:hAnsiTheme="minorHAnsi" w:cstheme="minorHAnsi"/>
              </w:rPr>
            </w:pPr>
            <w:r w:rsidRPr="006F447D">
              <w:t>3.2</w:t>
            </w:r>
          </w:p>
        </w:tc>
        <w:tc>
          <w:tcPr>
            <w:tcW w:w="4950" w:type="dxa"/>
          </w:tcPr>
          <w:p w14:paraId="762618ED" w14:textId="0EA62C18" w:rsidR="00632820" w:rsidRPr="00B549C1" w:rsidRDefault="00632820" w:rsidP="00B25FA9">
            <w:pPr>
              <w:tabs>
                <w:tab w:val="clear" w:pos="9360"/>
              </w:tabs>
              <w:rPr>
                <w:rFonts w:asciiTheme="minorHAnsi" w:hAnsiTheme="minorHAnsi" w:cstheme="minorHAnsi"/>
              </w:rPr>
            </w:pPr>
            <w:r w:rsidRPr="006F447D">
              <w:t>DATA ANALYSIS AND PREPARATION</w:t>
            </w:r>
          </w:p>
        </w:tc>
        <w:tc>
          <w:tcPr>
            <w:tcW w:w="810" w:type="dxa"/>
          </w:tcPr>
          <w:p w14:paraId="762618EE" w14:textId="77777777" w:rsidR="00632820" w:rsidRPr="00B549C1" w:rsidRDefault="00632820" w:rsidP="00B25FA9">
            <w:pPr>
              <w:tabs>
                <w:tab w:val="clear" w:pos="9360"/>
              </w:tabs>
              <w:rPr>
                <w:rFonts w:asciiTheme="minorHAnsi" w:hAnsiTheme="minorHAnsi" w:cstheme="minorHAnsi"/>
              </w:rPr>
            </w:pPr>
          </w:p>
        </w:tc>
        <w:tc>
          <w:tcPr>
            <w:tcW w:w="720" w:type="dxa"/>
          </w:tcPr>
          <w:p w14:paraId="762618EF" w14:textId="77777777" w:rsidR="00632820" w:rsidRPr="00B549C1" w:rsidRDefault="00632820" w:rsidP="00B25FA9">
            <w:pPr>
              <w:tabs>
                <w:tab w:val="clear" w:pos="9360"/>
              </w:tabs>
              <w:rPr>
                <w:rFonts w:asciiTheme="minorHAnsi" w:hAnsiTheme="minorHAnsi" w:cstheme="minorHAnsi"/>
              </w:rPr>
            </w:pPr>
          </w:p>
        </w:tc>
        <w:tc>
          <w:tcPr>
            <w:tcW w:w="720" w:type="dxa"/>
          </w:tcPr>
          <w:p w14:paraId="762618F0" w14:textId="77777777" w:rsidR="00632820" w:rsidRPr="00B549C1" w:rsidRDefault="00632820" w:rsidP="00B25FA9">
            <w:pPr>
              <w:tabs>
                <w:tab w:val="clear" w:pos="9360"/>
              </w:tabs>
              <w:rPr>
                <w:rFonts w:asciiTheme="minorHAnsi" w:hAnsiTheme="minorHAnsi" w:cstheme="minorHAnsi"/>
              </w:rPr>
            </w:pPr>
          </w:p>
        </w:tc>
        <w:tc>
          <w:tcPr>
            <w:tcW w:w="720" w:type="dxa"/>
          </w:tcPr>
          <w:p w14:paraId="762618F1" w14:textId="77777777" w:rsidR="00632820" w:rsidRPr="00B549C1" w:rsidRDefault="00632820" w:rsidP="00B25FA9">
            <w:pPr>
              <w:tabs>
                <w:tab w:val="clear" w:pos="9360"/>
              </w:tabs>
              <w:rPr>
                <w:rFonts w:asciiTheme="minorHAnsi" w:hAnsiTheme="minorHAnsi" w:cstheme="minorHAnsi"/>
              </w:rPr>
            </w:pPr>
          </w:p>
        </w:tc>
        <w:tc>
          <w:tcPr>
            <w:tcW w:w="1170" w:type="dxa"/>
          </w:tcPr>
          <w:p w14:paraId="762618F2" w14:textId="77777777" w:rsidR="00632820" w:rsidRPr="00B549C1" w:rsidRDefault="00632820" w:rsidP="00B25FA9">
            <w:pPr>
              <w:tabs>
                <w:tab w:val="clear" w:pos="9360"/>
              </w:tabs>
              <w:rPr>
                <w:rFonts w:asciiTheme="minorHAnsi" w:hAnsiTheme="minorHAnsi" w:cstheme="minorHAnsi"/>
              </w:rPr>
            </w:pPr>
          </w:p>
        </w:tc>
      </w:tr>
      <w:tr w:rsidR="00632820" w:rsidRPr="00B549C1" w14:paraId="09F4F6B8" w14:textId="77777777" w:rsidTr="002F71A5">
        <w:tc>
          <w:tcPr>
            <w:tcW w:w="1368" w:type="dxa"/>
          </w:tcPr>
          <w:p w14:paraId="2E34F366" w14:textId="15A99AA8" w:rsidR="00632820" w:rsidRPr="006F447D" w:rsidRDefault="00632820" w:rsidP="00B25FA9">
            <w:pPr>
              <w:tabs>
                <w:tab w:val="clear" w:pos="9360"/>
              </w:tabs>
            </w:pPr>
            <w:r w:rsidRPr="006F447D">
              <w:t>3.2.1</w:t>
            </w:r>
          </w:p>
        </w:tc>
        <w:tc>
          <w:tcPr>
            <w:tcW w:w="4950" w:type="dxa"/>
          </w:tcPr>
          <w:p w14:paraId="406A6D57" w14:textId="269EE025" w:rsidR="00632820" w:rsidRPr="006F447D" w:rsidRDefault="00632820" w:rsidP="00B25FA9">
            <w:pPr>
              <w:tabs>
                <w:tab w:val="clear" w:pos="9360"/>
              </w:tabs>
            </w:pPr>
            <w:r w:rsidRPr="006F447D">
              <w:t>Preprocessor</w:t>
            </w:r>
          </w:p>
        </w:tc>
        <w:tc>
          <w:tcPr>
            <w:tcW w:w="810" w:type="dxa"/>
          </w:tcPr>
          <w:p w14:paraId="4DF181EA" w14:textId="77777777" w:rsidR="00632820" w:rsidRPr="00B549C1" w:rsidRDefault="00632820" w:rsidP="00B25FA9">
            <w:pPr>
              <w:tabs>
                <w:tab w:val="clear" w:pos="9360"/>
              </w:tabs>
              <w:rPr>
                <w:rFonts w:asciiTheme="minorHAnsi" w:hAnsiTheme="minorHAnsi" w:cstheme="minorHAnsi"/>
              </w:rPr>
            </w:pPr>
          </w:p>
        </w:tc>
        <w:tc>
          <w:tcPr>
            <w:tcW w:w="720" w:type="dxa"/>
          </w:tcPr>
          <w:p w14:paraId="4511C9A5" w14:textId="77777777" w:rsidR="00632820" w:rsidRPr="00B549C1" w:rsidRDefault="00632820" w:rsidP="00B25FA9">
            <w:pPr>
              <w:tabs>
                <w:tab w:val="clear" w:pos="9360"/>
              </w:tabs>
              <w:rPr>
                <w:rFonts w:asciiTheme="minorHAnsi" w:hAnsiTheme="minorHAnsi" w:cstheme="minorHAnsi"/>
              </w:rPr>
            </w:pPr>
          </w:p>
        </w:tc>
        <w:tc>
          <w:tcPr>
            <w:tcW w:w="720" w:type="dxa"/>
          </w:tcPr>
          <w:p w14:paraId="56719E66" w14:textId="77777777" w:rsidR="00632820" w:rsidRPr="00B549C1" w:rsidRDefault="00632820" w:rsidP="00B25FA9">
            <w:pPr>
              <w:tabs>
                <w:tab w:val="clear" w:pos="9360"/>
              </w:tabs>
              <w:rPr>
                <w:rFonts w:asciiTheme="minorHAnsi" w:hAnsiTheme="minorHAnsi" w:cstheme="minorHAnsi"/>
              </w:rPr>
            </w:pPr>
          </w:p>
        </w:tc>
        <w:tc>
          <w:tcPr>
            <w:tcW w:w="720" w:type="dxa"/>
          </w:tcPr>
          <w:p w14:paraId="5FD698A1" w14:textId="77777777" w:rsidR="00632820" w:rsidRPr="00B549C1" w:rsidRDefault="00632820" w:rsidP="00B25FA9">
            <w:pPr>
              <w:tabs>
                <w:tab w:val="clear" w:pos="9360"/>
              </w:tabs>
              <w:rPr>
                <w:rFonts w:asciiTheme="minorHAnsi" w:hAnsiTheme="minorHAnsi" w:cstheme="minorHAnsi"/>
              </w:rPr>
            </w:pPr>
          </w:p>
        </w:tc>
        <w:tc>
          <w:tcPr>
            <w:tcW w:w="1170" w:type="dxa"/>
          </w:tcPr>
          <w:p w14:paraId="46AA2FB4" w14:textId="77777777" w:rsidR="00632820" w:rsidRPr="00B549C1" w:rsidRDefault="00632820" w:rsidP="00B25FA9">
            <w:pPr>
              <w:tabs>
                <w:tab w:val="clear" w:pos="9360"/>
              </w:tabs>
              <w:rPr>
                <w:rFonts w:asciiTheme="minorHAnsi" w:hAnsiTheme="minorHAnsi" w:cstheme="minorHAnsi"/>
              </w:rPr>
            </w:pPr>
          </w:p>
        </w:tc>
      </w:tr>
      <w:tr w:rsidR="00632820" w:rsidRPr="00B549C1" w14:paraId="5E6B3721" w14:textId="77777777" w:rsidTr="002F71A5">
        <w:tc>
          <w:tcPr>
            <w:tcW w:w="1368" w:type="dxa"/>
          </w:tcPr>
          <w:p w14:paraId="78C83789" w14:textId="522EDE34" w:rsidR="00632820" w:rsidRPr="006F447D" w:rsidRDefault="00632820" w:rsidP="00B25FA9">
            <w:pPr>
              <w:tabs>
                <w:tab w:val="clear" w:pos="9360"/>
              </w:tabs>
            </w:pPr>
            <w:r w:rsidRPr="006F447D">
              <w:t>3.2.1.1</w:t>
            </w:r>
          </w:p>
        </w:tc>
        <w:tc>
          <w:tcPr>
            <w:tcW w:w="4950" w:type="dxa"/>
          </w:tcPr>
          <w:p w14:paraId="34076C7F" w14:textId="6B0F5C56" w:rsidR="00632820" w:rsidRPr="006F447D" w:rsidRDefault="00632820" w:rsidP="00B25FA9">
            <w:pPr>
              <w:tabs>
                <w:tab w:val="clear" w:pos="9360"/>
              </w:tabs>
            </w:pPr>
            <w:r w:rsidRPr="006F447D">
              <w:t>Data Rules/Conditions</w:t>
            </w:r>
          </w:p>
        </w:tc>
        <w:tc>
          <w:tcPr>
            <w:tcW w:w="810" w:type="dxa"/>
          </w:tcPr>
          <w:p w14:paraId="1BDA0301" w14:textId="77777777" w:rsidR="00632820" w:rsidRPr="00B549C1" w:rsidRDefault="00632820" w:rsidP="00B25FA9">
            <w:pPr>
              <w:tabs>
                <w:tab w:val="clear" w:pos="9360"/>
              </w:tabs>
              <w:rPr>
                <w:rFonts w:asciiTheme="minorHAnsi" w:hAnsiTheme="minorHAnsi" w:cstheme="minorHAnsi"/>
              </w:rPr>
            </w:pPr>
          </w:p>
        </w:tc>
        <w:tc>
          <w:tcPr>
            <w:tcW w:w="720" w:type="dxa"/>
          </w:tcPr>
          <w:p w14:paraId="15B2000D" w14:textId="77777777" w:rsidR="00632820" w:rsidRPr="00B549C1" w:rsidRDefault="00632820" w:rsidP="00B25FA9">
            <w:pPr>
              <w:tabs>
                <w:tab w:val="clear" w:pos="9360"/>
              </w:tabs>
              <w:rPr>
                <w:rFonts w:asciiTheme="minorHAnsi" w:hAnsiTheme="minorHAnsi" w:cstheme="minorHAnsi"/>
              </w:rPr>
            </w:pPr>
          </w:p>
        </w:tc>
        <w:tc>
          <w:tcPr>
            <w:tcW w:w="720" w:type="dxa"/>
          </w:tcPr>
          <w:p w14:paraId="68B8BF86" w14:textId="77777777" w:rsidR="00632820" w:rsidRPr="00B549C1" w:rsidRDefault="00632820" w:rsidP="00B25FA9">
            <w:pPr>
              <w:tabs>
                <w:tab w:val="clear" w:pos="9360"/>
              </w:tabs>
              <w:rPr>
                <w:rFonts w:asciiTheme="minorHAnsi" w:hAnsiTheme="minorHAnsi" w:cstheme="minorHAnsi"/>
              </w:rPr>
            </w:pPr>
          </w:p>
        </w:tc>
        <w:tc>
          <w:tcPr>
            <w:tcW w:w="720" w:type="dxa"/>
          </w:tcPr>
          <w:p w14:paraId="1298587D" w14:textId="77777777" w:rsidR="00632820" w:rsidRPr="00B549C1" w:rsidRDefault="00632820" w:rsidP="00B25FA9">
            <w:pPr>
              <w:tabs>
                <w:tab w:val="clear" w:pos="9360"/>
              </w:tabs>
              <w:rPr>
                <w:rFonts w:asciiTheme="minorHAnsi" w:hAnsiTheme="minorHAnsi" w:cstheme="minorHAnsi"/>
              </w:rPr>
            </w:pPr>
          </w:p>
        </w:tc>
        <w:tc>
          <w:tcPr>
            <w:tcW w:w="1170" w:type="dxa"/>
          </w:tcPr>
          <w:p w14:paraId="798780F5" w14:textId="77777777" w:rsidR="00632820" w:rsidRPr="00B549C1" w:rsidRDefault="00632820" w:rsidP="00B25FA9">
            <w:pPr>
              <w:tabs>
                <w:tab w:val="clear" w:pos="9360"/>
              </w:tabs>
              <w:rPr>
                <w:rFonts w:asciiTheme="minorHAnsi" w:hAnsiTheme="minorHAnsi" w:cstheme="minorHAnsi"/>
              </w:rPr>
            </w:pPr>
          </w:p>
        </w:tc>
      </w:tr>
      <w:tr w:rsidR="00632820" w:rsidRPr="00B549C1" w14:paraId="714D61DC" w14:textId="77777777" w:rsidTr="002F71A5">
        <w:tc>
          <w:tcPr>
            <w:tcW w:w="1368" w:type="dxa"/>
          </w:tcPr>
          <w:p w14:paraId="7EA4F253" w14:textId="40B03C05" w:rsidR="00632820" w:rsidRPr="006F447D" w:rsidRDefault="00632820" w:rsidP="00B25FA9">
            <w:pPr>
              <w:tabs>
                <w:tab w:val="clear" w:pos="9360"/>
              </w:tabs>
            </w:pPr>
            <w:r w:rsidRPr="006F447D">
              <w:t>3.2.1.2</w:t>
            </w:r>
          </w:p>
        </w:tc>
        <w:tc>
          <w:tcPr>
            <w:tcW w:w="4950" w:type="dxa"/>
          </w:tcPr>
          <w:p w14:paraId="18F144EE" w14:textId="43FB5279" w:rsidR="00632820" w:rsidRPr="006F447D" w:rsidRDefault="00632820" w:rsidP="00B25FA9">
            <w:pPr>
              <w:tabs>
                <w:tab w:val="clear" w:pos="9360"/>
              </w:tabs>
            </w:pPr>
            <w:r w:rsidRPr="006F447D">
              <w:t>File Naming Conventions</w:t>
            </w:r>
          </w:p>
        </w:tc>
        <w:tc>
          <w:tcPr>
            <w:tcW w:w="810" w:type="dxa"/>
          </w:tcPr>
          <w:p w14:paraId="7AEE0BCA" w14:textId="77777777" w:rsidR="00632820" w:rsidRPr="00B549C1" w:rsidRDefault="00632820" w:rsidP="00B25FA9">
            <w:pPr>
              <w:tabs>
                <w:tab w:val="clear" w:pos="9360"/>
              </w:tabs>
              <w:rPr>
                <w:rFonts w:asciiTheme="minorHAnsi" w:hAnsiTheme="minorHAnsi" w:cstheme="minorHAnsi"/>
              </w:rPr>
            </w:pPr>
          </w:p>
        </w:tc>
        <w:tc>
          <w:tcPr>
            <w:tcW w:w="720" w:type="dxa"/>
          </w:tcPr>
          <w:p w14:paraId="19474077" w14:textId="77777777" w:rsidR="00632820" w:rsidRPr="00B549C1" w:rsidRDefault="00632820" w:rsidP="00B25FA9">
            <w:pPr>
              <w:tabs>
                <w:tab w:val="clear" w:pos="9360"/>
              </w:tabs>
              <w:rPr>
                <w:rFonts w:asciiTheme="minorHAnsi" w:hAnsiTheme="minorHAnsi" w:cstheme="minorHAnsi"/>
              </w:rPr>
            </w:pPr>
          </w:p>
        </w:tc>
        <w:tc>
          <w:tcPr>
            <w:tcW w:w="720" w:type="dxa"/>
          </w:tcPr>
          <w:p w14:paraId="5D80E747" w14:textId="77777777" w:rsidR="00632820" w:rsidRPr="00B549C1" w:rsidRDefault="00632820" w:rsidP="00B25FA9">
            <w:pPr>
              <w:tabs>
                <w:tab w:val="clear" w:pos="9360"/>
              </w:tabs>
              <w:rPr>
                <w:rFonts w:asciiTheme="minorHAnsi" w:hAnsiTheme="minorHAnsi" w:cstheme="minorHAnsi"/>
              </w:rPr>
            </w:pPr>
          </w:p>
        </w:tc>
        <w:tc>
          <w:tcPr>
            <w:tcW w:w="720" w:type="dxa"/>
          </w:tcPr>
          <w:p w14:paraId="353564A9" w14:textId="77777777" w:rsidR="00632820" w:rsidRPr="00B549C1" w:rsidRDefault="00632820" w:rsidP="00B25FA9">
            <w:pPr>
              <w:tabs>
                <w:tab w:val="clear" w:pos="9360"/>
              </w:tabs>
              <w:rPr>
                <w:rFonts w:asciiTheme="minorHAnsi" w:hAnsiTheme="minorHAnsi" w:cstheme="minorHAnsi"/>
              </w:rPr>
            </w:pPr>
          </w:p>
        </w:tc>
        <w:tc>
          <w:tcPr>
            <w:tcW w:w="1170" w:type="dxa"/>
          </w:tcPr>
          <w:p w14:paraId="5C638760" w14:textId="77777777" w:rsidR="00632820" w:rsidRPr="00B549C1" w:rsidRDefault="00632820" w:rsidP="00B25FA9">
            <w:pPr>
              <w:tabs>
                <w:tab w:val="clear" w:pos="9360"/>
              </w:tabs>
              <w:rPr>
                <w:rFonts w:asciiTheme="minorHAnsi" w:hAnsiTheme="minorHAnsi" w:cstheme="minorHAnsi"/>
              </w:rPr>
            </w:pPr>
          </w:p>
        </w:tc>
      </w:tr>
      <w:tr w:rsidR="00632820" w:rsidRPr="00B549C1" w14:paraId="0CB0C6E0" w14:textId="77777777" w:rsidTr="002F71A5">
        <w:tc>
          <w:tcPr>
            <w:tcW w:w="1368" w:type="dxa"/>
          </w:tcPr>
          <w:p w14:paraId="110060EF" w14:textId="74CA3505" w:rsidR="00632820" w:rsidRPr="006F447D" w:rsidRDefault="00632820" w:rsidP="00B25FA9">
            <w:pPr>
              <w:tabs>
                <w:tab w:val="clear" w:pos="9360"/>
              </w:tabs>
            </w:pPr>
            <w:r w:rsidRPr="006F447D">
              <w:t>3.2.1.3</w:t>
            </w:r>
          </w:p>
        </w:tc>
        <w:tc>
          <w:tcPr>
            <w:tcW w:w="4950" w:type="dxa"/>
          </w:tcPr>
          <w:p w14:paraId="56936593" w14:textId="0C61031F" w:rsidR="00632820" w:rsidRPr="006F447D" w:rsidRDefault="00632820" w:rsidP="00B25FA9">
            <w:pPr>
              <w:tabs>
                <w:tab w:val="clear" w:pos="9360"/>
              </w:tabs>
            </w:pPr>
            <w:r w:rsidRPr="006F447D">
              <w:t>Timestamps and Other Identifiers</w:t>
            </w:r>
          </w:p>
        </w:tc>
        <w:tc>
          <w:tcPr>
            <w:tcW w:w="810" w:type="dxa"/>
          </w:tcPr>
          <w:p w14:paraId="6FAC8D72" w14:textId="77777777" w:rsidR="00632820" w:rsidRPr="00B549C1" w:rsidRDefault="00632820" w:rsidP="00B25FA9">
            <w:pPr>
              <w:tabs>
                <w:tab w:val="clear" w:pos="9360"/>
              </w:tabs>
              <w:rPr>
                <w:rFonts w:asciiTheme="minorHAnsi" w:hAnsiTheme="minorHAnsi" w:cstheme="minorHAnsi"/>
              </w:rPr>
            </w:pPr>
          </w:p>
        </w:tc>
        <w:tc>
          <w:tcPr>
            <w:tcW w:w="720" w:type="dxa"/>
          </w:tcPr>
          <w:p w14:paraId="49BB2E79" w14:textId="77777777" w:rsidR="00632820" w:rsidRPr="00B549C1" w:rsidRDefault="00632820" w:rsidP="00B25FA9">
            <w:pPr>
              <w:tabs>
                <w:tab w:val="clear" w:pos="9360"/>
              </w:tabs>
              <w:rPr>
                <w:rFonts w:asciiTheme="minorHAnsi" w:hAnsiTheme="minorHAnsi" w:cstheme="minorHAnsi"/>
              </w:rPr>
            </w:pPr>
          </w:p>
        </w:tc>
        <w:tc>
          <w:tcPr>
            <w:tcW w:w="720" w:type="dxa"/>
          </w:tcPr>
          <w:p w14:paraId="2CF2ACB4" w14:textId="77777777" w:rsidR="00632820" w:rsidRPr="00B549C1" w:rsidRDefault="00632820" w:rsidP="00B25FA9">
            <w:pPr>
              <w:tabs>
                <w:tab w:val="clear" w:pos="9360"/>
              </w:tabs>
              <w:rPr>
                <w:rFonts w:asciiTheme="minorHAnsi" w:hAnsiTheme="minorHAnsi" w:cstheme="minorHAnsi"/>
              </w:rPr>
            </w:pPr>
          </w:p>
        </w:tc>
        <w:tc>
          <w:tcPr>
            <w:tcW w:w="720" w:type="dxa"/>
          </w:tcPr>
          <w:p w14:paraId="74D83993" w14:textId="77777777" w:rsidR="00632820" w:rsidRPr="00B549C1" w:rsidRDefault="00632820" w:rsidP="00B25FA9">
            <w:pPr>
              <w:tabs>
                <w:tab w:val="clear" w:pos="9360"/>
              </w:tabs>
              <w:rPr>
                <w:rFonts w:asciiTheme="minorHAnsi" w:hAnsiTheme="minorHAnsi" w:cstheme="minorHAnsi"/>
              </w:rPr>
            </w:pPr>
          </w:p>
        </w:tc>
        <w:tc>
          <w:tcPr>
            <w:tcW w:w="1170" w:type="dxa"/>
          </w:tcPr>
          <w:p w14:paraId="2625A17C" w14:textId="77777777" w:rsidR="00632820" w:rsidRPr="00B549C1" w:rsidRDefault="00632820" w:rsidP="00B25FA9">
            <w:pPr>
              <w:tabs>
                <w:tab w:val="clear" w:pos="9360"/>
              </w:tabs>
              <w:rPr>
                <w:rFonts w:asciiTheme="minorHAnsi" w:hAnsiTheme="minorHAnsi" w:cstheme="minorHAnsi"/>
              </w:rPr>
            </w:pPr>
          </w:p>
        </w:tc>
      </w:tr>
      <w:tr w:rsidR="00632820" w:rsidRPr="00B549C1" w14:paraId="43EBAED3" w14:textId="77777777" w:rsidTr="002F71A5">
        <w:tc>
          <w:tcPr>
            <w:tcW w:w="1368" w:type="dxa"/>
          </w:tcPr>
          <w:p w14:paraId="32AC4ABE" w14:textId="439EB3D0" w:rsidR="00632820" w:rsidRPr="006F447D" w:rsidRDefault="00632820" w:rsidP="00B25FA9">
            <w:pPr>
              <w:tabs>
                <w:tab w:val="clear" w:pos="9360"/>
              </w:tabs>
            </w:pPr>
            <w:r w:rsidRPr="006F447D">
              <w:t>3.2.1.4</w:t>
            </w:r>
          </w:p>
        </w:tc>
        <w:tc>
          <w:tcPr>
            <w:tcW w:w="4950" w:type="dxa"/>
          </w:tcPr>
          <w:p w14:paraId="16BC2B93" w14:textId="3A650044" w:rsidR="00632820" w:rsidRPr="006F447D" w:rsidRDefault="00632820" w:rsidP="00B25FA9">
            <w:pPr>
              <w:tabs>
                <w:tab w:val="clear" w:pos="9360"/>
              </w:tabs>
            </w:pPr>
            <w:r w:rsidRPr="006F447D">
              <w:t>Validation Rules</w:t>
            </w:r>
          </w:p>
        </w:tc>
        <w:tc>
          <w:tcPr>
            <w:tcW w:w="810" w:type="dxa"/>
          </w:tcPr>
          <w:p w14:paraId="4BE063FE" w14:textId="77777777" w:rsidR="00632820" w:rsidRPr="00B549C1" w:rsidRDefault="00632820" w:rsidP="00B25FA9">
            <w:pPr>
              <w:tabs>
                <w:tab w:val="clear" w:pos="9360"/>
              </w:tabs>
              <w:rPr>
                <w:rFonts w:asciiTheme="minorHAnsi" w:hAnsiTheme="minorHAnsi" w:cstheme="minorHAnsi"/>
              </w:rPr>
            </w:pPr>
          </w:p>
        </w:tc>
        <w:tc>
          <w:tcPr>
            <w:tcW w:w="720" w:type="dxa"/>
          </w:tcPr>
          <w:p w14:paraId="7A68ECF3" w14:textId="77777777" w:rsidR="00632820" w:rsidRPr="00B549C1" w:rsidRDefault="00632820" w:rsidP="00B25FA9">
            <w:pPr>
              <w:tabs>
                <w:tab w:val="clear" w:pos="9360"/>
              </w:tabs>
              <w:rPr>
                <w:rFonts w:asciiTheme="minorHAnsi" w:hAnsiTheme="minorHAnsi" w:cstheme="minorHAnsi"/>
              </w:rPr>
            </w:pPr>
          </w:p>
        </w:tc>
        <w:tc>
          <w:tcPr>
            <w:tcW w:w="720" w:type="dxa"/>
          </w:tcPr>
          <w:p w14:paraId="265712C7" w14:textId="77777777" w:rsidR="00632820" w:rsidRPr="00B549C1" w:rsidRDefault="00632820" w:rsidP="00B25FA9">
            <w:pPr>
              <w:tabs>
                <w:tab w:val="clear" w:pos="9360"/>
              </w:tabs>
              <w:rPr>
                <w:rFonts w:asciiTheme="minorHAnsi" w:hAnsiTheme="minorHAnsi" w:cstheme="minorHAnsi"/>
              </w:rPr>
            </w:pPr>
          </w:p>
        </w:tc>
        <w:tc>
          <w:tcPr>
            <w:tcW w:w="720" w:type="dxa"/>
          </w:tcPr>
          <w:p w14:paraId="7578105D" w14:textId="77777777" w:rsidR="00632820" w:rsidRPr="00B549C1" w:rsidRDefault="00632820" w:rsidP="00B25FA9">
            <w:pPr>
              <w:tabs>
                <w:tab w:val="clear" w:pos="9360"/>
              </w:tabs>
              <w:rPr>
                <w:rFonts w:asciiTheme="minorHAnsi" w:hAnsiTheme="minorHAnsi" w:cstheme="minorHAnsi"/>
              </w:rPr>
            </w:pPr>
          </w:p>
        </w:tc>
        <w:tc>
          <w:tcPr>
            <w:tcW w:w="1170" w:type="dxa"/>
          </w:tcPr>
          <w:p w14:paraId="1A18C935" w14:textId="77777777" w:rsidR="00632820" w:rsidRPr="00B549C1" w:rsidRDefault="00632820" w:rsidP="00B25FA9">
            <w:pPr>
              <w:tabs>
                <w:tab w:val="clear" w:pos="9360"/>
              </w:tabs>
              <w:rPr>
                <w:rFonts w:asciiTheme="minorHAnsi" w:hAnsiTheme="minorHAnsi" w:cstheme="minorHAnsi"/>
              </w:rPr>
            </w:pPr>
          </w:p>
        </w:tc>
      </w:tr>
      <w:tr w:rsidR="00632820" w:rsidRPr="00B549C1" w14:paraId="4766346E" w14:textId="77777777" w:rsidTr="002F71A5">
        <w:tc>
          <w:tcPr>
            <w:tcW w:w="1368" w:type="dxa"/>
          </w:tcPr>
          <w:p w14:paraId="48140DF4" w14:textId="36F635D4" w:rsidR="00632820" w:rsidRPr="006F447D" w:rsidRDefault="00632820" w:rsidP="00B25FA9">
            <w:pPr>
              <w:tabs>
                <w:tab w:val="clear" w:pos="9360"/>
              </w:tabs>
            </w:pPr>
            <w:r w:rsidRPr="006F447D">
              <w:t>3.2.2</w:t>
            </w:r>
          </w:p>
        </w:tc>
        <w:tc>
          <w:tcPr>
            <w:tcW w:w="4950" w:type="dxa"/>
          </w:tcPr>
          <w:p w14:paraId="446825F4" w14:textId="1E7BE600" w:rsidR="00632820" w:rsidRPr="006F447D" w:rsidRDefault="00632820" w:rsidP="00B25FA9">
            <w:pPr>
              <w:tabs>
                <w:tab w:val="clear" w:pos="9360"/>
              </w:tabs>
            </w:pPr>
            <w:r w:rsidRPr="006F447D">
              <w:t>Aggregation</w:t>
            </w:r>
          </w:p>
        </w:tc>
        <w:tc>
          <w:tcPr>
            <w:tcW w:w="810" w:type="dxa"/>
          </w:tcPr>
          <w:p w14:paraId="6A84D316" w14:textId="77777777" w:rsidR="00632820" w:rsidRPr="00B549C1" w:rsidRDefault="00632820" w:rsidP="00B25FA9">
            <w:pPr>
              <w:tabs>
                <w:tab w:val="clear" w:pos="9360"/>
              </w:tabs>
              <w:rPr>
                <w:rFonts w:asciiTheme="minorHAnsi" w:hAnsiTheme="minorHAnsi" w:cstheme="minorHAnsi"/>
              </w:rPr>
            </w:pPr>
          </w:p>
        </w:tc>
        <w:tc>
          <w:tcPr>
            <w:tcW w:w="720" w:type="dxa"/>
          </w:tcPr>
          <w:p w14:paraId="04A2DDD8" w14:textId="77777777" w:rsidR="00632820" w:rsidRPr="00B549C1" w:rsidRDefault="00632820" w:rsidP="00B25FA9">
            <w:pPr>
              <w:tabs>
                <w:tab w:val="clear" w:pos="9360"/>
              </w:tabs>
              <w:rPr>
                <w:rFonts w:asciiTheme="minorHAnsi" w:hAnsiTheme="minorHAnsi" w:cstheme="minorHAnsi"/>
              </w:rPr>
            </w:pPr>
          </w:p>
        </w:tc>
        <w:tc>
          <w:tcPr>
            <w:tcW w:w="720" w:type="dxa"/>
          </w:tcPr>
          <w:p w14:paraId="77255BB1" w14:textId="77777777" w:rsidR="00632820" w:rsidRPr="00B549C1" w:rsidRDefault="00632820" w:rsidP="00B25FA9">
            <w:pPr>
              <w:tabs>
                <w:tab w:val="clear" w:pos="9360"/>
              </w:tabs>
              <w:rPr>
                <w:rFonts w:asciiTheme="minorHAnsi" w:hAnsiTheme="minorHAnsi" w:cstheme="minorHAnsi"/>
              </w:rPr>
            </w:pPr>
          </w:p>
        </w:tc>
        <w:tc>
          <w:tcPr>
            <w:tcW w:w="720" w:type="dxa"/>
          </w:tcPr>
          <w:p w14:paraId="6F3B864A" w14:textId="77777777" w:rsidR="00632820" w:rsidRPr="00B549C1" w:rsidRDefault="00632820" w:rsidP="00B25FA9">
            <w:pPr>
              <w:tabs>
                <w:tab w:val="clear" w:pos="9360"/>
              </w:tabs>
              <w:rPr>
                <w:rFonts w:asciiTheme="minorHAnsi" w:hAnsiTheme="minorHAnsi" w:cstheme="minorHAnsi"/>
              </w:rPr>
            </w:pPr>
          </w:p>
        </w:tc>
        <w:tc>
          <w:tcPr>
            <w:tcW w:w="1170" w:type="dxa"/>
          </w:tcPr>
          <w:p w14:paraId="599BC1C9" w14:textId="77777777" w:rsidR="00632820" w:rsidRPr="00B549C1" w:rsidRDefault="00632820" w:rsidP="00B25FA9">
            <w:pPr>
              <w:tabs>
                <w:tab w:val="clear" w:pos="9360"/>
              </w:tabs>
              <w:rPr>
                <w:rFonts w:asciiTheme="minorHAnsi" w:hAnsiTheme="minorHAnsi" w:cstheme="minorHAnsi"/>
              </w:rPr>
            </w:pPr>
          </w:p>
        </w:tc>
      </w:tr>
      <w:tr w:rsidR="00632820" w:rsidRPr="00B549C1" w14:paraId="5BA517BE" w14:textId="77777777" w:rsidTr="002F71A5">
        <w:tc>
          <w:tcPr>
            <w:tcW w:w="1368" w:type="dxa"/>
          </w:tcPr>
          <w:p w14:paraId="44B7FC14" w14:textId="678CAB76" w:rsidR="00632820" w:rsidRPr="006F447D" w:rsidRDefault="00632820" w:rsidP="00B25FA9">
            <w:pPr>
              <w:tabs>
                <w:tab w:val="clear" w:pos="9360"/>
              </w:tabs>
            </w:pPr>
            <w:r w:rsidRPr="006F447D">
              <w:t>3.2.2.1</w:t>
            </w:r>
          </w:p>
        </w:tc>
        <w:tc>
          <w:tcPr>
            <w:tcW w:w="4950" w:type="dxa"/>
          </w:tcPr>
          <w:p w14:paraId="614E65BD" w14:textId="1A9ACD19" w:rsidR="00632820" w:rsidRPr="006F447D" w:rsidRDefault="00632820" w:rsidP="00B25FA9">
            <w:pPr>
              <w:tabs>
                <w:tab w:val="clear" w:pos="9360"/>
              </w:tabs>
            </w:pPr>
            <w:r w:rsidRPr="006F447D">
              <w:t>Timestamps</w:t>
            </w:r>
          </w:p>
        </w:tc>
        <w:tc>
          <w:tcPr>
            <w:tcW w:w="810" w:type="dxa"/>
          </w:tcPr>
          <w:p w14:paraId="17A1FD59" w14:textId="77777777" w:rsidR="00632820" w:rsidRPr="00B549C1" w:rsidRDefault="00632820" w:rsidP="00B25FA9">
            <w:pPr>
              <w:tabs>
                <w:tab w:val="clear" w:pos="9360"/>
              </w:tabs>
              <w:rPr>
                <w:rFonts w:asciiTheme="minorHAnsi" w:hAnsiTheme="minorHAnsi" w:cstheme="minorHAnsi"/>
              </w:rPr>
            </w:pPr>
          </w:p>
        </w:tc>
        <w:tc>
          <w:tcPr>
            <w:tcW w:w="720" w:type="dxa"/>
          </w:tcPr>
          <w:p w14:paraId="3C80F235" w14:textId="77777777" w:rsidR="00632820" w:rsidRPr="00B549C1" w:rsidRDefault="00632820" w:rsidP="00B25FA9">
            <w:pPr>
              <w:tabs>
                <w:tab w:val="clear" w:pos="9360"/>
              </w:tabs>
              <w:rPr>
                <w:rFonts w:asciiTheme="minorHAnsi" w:hAnsiTheme="minorHAnsi" w:cstheme="minorHAnsi"/>
              </w:rPr>
            </w:pPr>
          </w:p>
        </w:tc>
        <w:tc>
          <w:tcPr>
            <w:tcW w:w="720" w:type="dxa"/>
          </w:tcPr>
          <w:p w14:paraId="39D8C1E8" w14:textId="77777777" w:rsidR="00632820" w:rsidRPr="00B549C1" w:rsidRDefault="00632820" w:rsidP="00B25FA9">
            <w:pPr>
              <w:tabs>
                <w:tab w:val="clear" w:pos="9360"/>
              </w:tabs>
              <w:rPr>
                <w:rFonts w:asciiTheme="minorHAnsi" w:hAnsiTheme="minorHAnsi" w:cstheme="minorHAnsi"/>
              </w:rPr>
            </w:pPr>
          </w:p>
        </w:tc>
        <w:tc>
          <w:tcPr>
            <w:tcW w:w="720" w:type="dxa"/>
          </w:tcPr>
          <w:p w14:paraId="4B93B547" w14:textId="77777777" w:rsidR="00632820" w:rsidRPr="00B549C1" w:rsidRDefault="00632820" w:rsidP="00B25FA9">
            <w:pPr>
              <w:tabs>
                <w:tab w:val="clear" w:pos="9360"/>
              </w:tabs>
              <w:rPr>
                <w:rFonts w:asciiTheme="minorHAnsi" w:hAnsiTheme="minorHAnsi" w:cstheme="minorHAnsi"/>
              </w:rPr>
            </w:pPr>
          </w:p>
        </w:tc>
        <w:tc>
          <w:tcPr>
            <w:tcW w:w="1170" w:type="dxa"/>
          </w:tcPr>
          <w:p w14:paraId="7C9E3005" w14:textId="77777777" w:rsidR="00632820" w:rsidRPr="00B549C1" w:rsidRDefault="00632820" w:rsidP="00B25FA9">
            <w:pPr>
              <w:tabs>
                <w:tab w:val="clear" w:pos="9360"/>
              </w:tabs>
              <w:rPr>
                <w:rFonts w:asciiTheme="minorHAnsi" w:hAnsiTheme="minorHAnsi" w:cstheme="minorHAnsi"/>
              </w:rPr>
            </w:pPr>
          </w:p>
        </w:tc>
      </w:tr>
      <w:tr w:rsidR="00632820" w:rsidRPr="00B549C1" w14:paraId="17CCD426" w14:textId="77777777" w:rsidTr="002F71A5">
        <w:tc>
          <w:tcPr>
            <w:tcW w:w="1368" w:type="dxa"/>
          </w:tcPr>
          <w:p w14:paraId="5CCFE25F" w14:textId="27F36AC8" w:rsidR="00632820" w:rsidRPr="006F447D" w:rsidRDefault="00632820" w:rsidP="00B25FA9">
            <w:pPr>
              <w:tabs>
                <w:tab w:val="clear" w:pos="9360"/>
              </w:tabs>
            </w:pPr>
            <w:r w:rsidRPr="006F447D">
              <w:t>3.2.2.1.1</w:t>
            </w:r>
          </w:p>
        </w:tc>
        <w:tc>
          <w:tcPr>
            <w:tcW w:w="4950" w:type="dxa"/>
          </w:tcPr>
          <w:p w14:paraId="2E2C4149" w14:textId="40543E3E" w:rsidR="00632820" w:rsidRPr="006F447D" w:rsidRDefault="00632820" w:rsidP="00B25FA9">
            <w:pPr>
              <w:tabs>
                <w:tab w:val="clear" w:pos="9360"/>
              </w:tabs>
            </w:pPr>
            <w:r w:rsidRPr="006F447D">
              <w:t>Start Timestamp</w:t>
            </w:r>
          </w:p>
        </w:tc>
        <w:tc>
          <w:tcPr>
            <w:tcW w:w="810" w:type="dxa"/>
          </w:tcPr>
          <w:p w14:paraId="72D16123" w14:textId="77777777" w:rsidR="00632820" w:rsidRPr="00B549C1" w:rsidRDefault="00632820" w:rsidP="00B25FA9">
            <w:pPr>
              <w:tabs>
                <w:tab w:val="clear" w:pos="9360"/>
              </w:tabs>
              <w:rPr>
                <w:rFonts w:asciiTheme="minorHAnsi" w:hAnsiTheme="minorHAnsi" w:cstheme="minorHAnsi"/>
              </w:rPr>
            </w:pPr>
          </w:p>
        </w:tc>
        <w:tc>
          <w:tcPr>
            <w:tcW w:w="720" w:type="dxa"/>
          </w:tcPr>
          <w:p w14:paraId="658870D3" w14:textId="77777777" w:rsidR="00632820" w:rsidRPr="00B549C1" w:rsidRDefault="00632820" w:rsidP="00B25FA9">
            <w:pPr>
              <w:tabs>
                <w:tab w:val="clear" w:pos="9360"/>
              </w:tabs>
              <w:rPr>
                <w:rFonts w:asciiTheme="minorHAnsi" w:hAnsiTheme="minorHAnsi" w:cstheme="minorHAnsi"/>
              </w:rPr>
            </w:pPr>
          </w:p>
        </w:tc>
        <w:tc>
          <w:tcPr>
            <w:tcW w:w="720" w:type="dxa"/>
          </w:tcPr>
          <w:p w14:paraId="3E5D4B42" w14:textId="77777777" w:rsidR="00632820" w:rsidRPr="00B549C1" w:rsidRDefault="00632820" w:rsidP="00B25FA9">
            <w:pPr>
              <w:tabs>
                <w:tab w:val="clear" w:pos="9360"/>
              </w:tabs>
              <w:rPr>
                <w:rFonts w:asciiTheme="minorHAnsi" w:hAnsiTheme="minorHAnsi" w:cstheme="minorHAnsi"/>
              </w:rPr>
            </w:pPr>
          </w:p>
        </w:tc>
        <w:tc>
          <w:tcPr>
            <w:tcW w:w="720" w:type="dxa"/>
          </w:tcPr>
          <w:p w14:paraId="1C1CFF71" w14:textId="77777777" w:rsidR="00632820" w:rsidRPr="00B549C1" w:rsidRDefault="00632820" w:rsidP="00B25FA9">
            <w:pPr>
              <w:tabs>
                <w:tab w:val="clear" w:pos="9360"/>
              </w:tabs>
              <w:rPr>
                <w:rFonts w:asciiTheme="minorHAnsi" w:hAnsiTheme="minorHAnsi" w:cstheme="minorHAnsi"/>
              </w:rPr>
            </w:pPr>
          </w:p>
        </w:tc>
        <w:tc>
          <w:tcPr>
            <w:tcW w:w="1170" w:type="dxa"/>
          </w:tcPr>
          <w:p w14:paraId="1F804B13" w14:textId="77777777" w:rsidR="00632820" w:rsidRPr="00B549C1" w:rsidRDefault="00632820" w:rsidP="00B25FA9">
            <w:pPr>
              <w:tabs>
                <w:tab w:val="clear" w:pos="9360"/>
              </w:tabs>
              <w:rPr>
                <w:rFonts w:asciiTheme="minorHAnsi" w:hAnsiTheme="minorHAnsi" w:cstheme="minorHAnsi"/>
              </w:rPr>
            </w:pPr>
          </w:p>
        </w:tc>
      </w:tr>
      <w:tr w:rsidR="00632820" w:rsidRPr="00B549C1" w14:paraId="0AE014B9" w14:textId="77777777" w:rsidTr="002F71A5">
        <w:tc>
          <w:tcPr>
            <w:tcW w:w="1368" w:type="dxa"/>
          </w:tcPr>
          <w:p w14:paraId="07BF7658" w14:textId="5187B39B" w:rsidR="00632820" w:rsidRPr="006F447D" w:rsidRDefault="00632820" w:rsidP="00B25FA9">
            <w:pPr>
              <w:tabs>
                <w:tab w:val="clear" w:pos="9360"/>
              </w:tabs>
            </w:pPr>
            <w:r w:rsidRPr="006F447D">
              <w:t>3.2.2.1.2</w:t>
            </w:r>
          </w:p>
        </w:tc>
        <w:tc>
          <w:tcPr>
            <w:tcW w:w="4950" w:type="dxa"/>
          </w:tcPr>
          <w:p w14:paraId="572BC57D" w14:textId="5E021633" w:rsidR="00632820" w:rsidRPr="006F447D" w:rsidRDefault="00632820" w:rsidP="00B25FA9">
            <w:pPr>
              <w:tabs>
                <w:tab w:val="clear" w:pos="9360"/>
              </w:tabs>
            </w:pPr>
            <w:r w:rsidRPr="006F447D">
              <w:t>End Timestamp</w:t>
            </w:r>
          </w:p>
        </w:tc>
        <w:tc>
          <w:tcPr>
            <w:tcW w:w="810" w:type="dxa"/>
          </w:tcPr>
          <w:p w14:paraId="45443D1A" w14:textId="77777777" w:rsidR="00632820" w:rsidRPr="00B549C1" w:rsidRDefault="00632820" w:rsidP="00B25FA9">
            <w:pPr>
              <w:tabs>
                <w:tab w:val="clear" w:pos="9360"/>
              </w:tabs>
              <w:rPr>
                <w:rFonts w:asciiTheme="minorHAnsi" w:hAnsiTheme="minorHAnsi" w:cstheme="minorHAnsi"/>
              </w:rPr>
            </w:pPr>
          </w:p>
        </w:tc>
        <w:tc>
          <w:tcPr>
            <w:tcW w:w="720" w:type="dxa"/>
          </w:tcPr>
          <w:p w14:paraId="65E8EF7A" w14:textId="77777777" w:rsidR="00632820" w:rsidRPr="00B549C1" w:rsidRDefault="00632820" w:rsidP="00B25FA9">
            <w:pPr>
              <w:tabs>
                <w:tab w:val="clear" w:pos="9360"/>
              </w:tabs>
              <w:rPr>
                <w:rFonts w:asciiTheme="minorHAnsi" w:hAnsiTheme="minorHAnsi" w:cstheme="minorHAnsi"/>
              </w:rPr>
            </w:pPr>
          </w:p>
        </w:tc>
        <w:tc>
          <w:tcPr>
            <w:tcW w:w="720" w:type="dxa"/>
          </w:tcPr>
          <w:p w14:paraId="3437FDC7" w14:textId="77777777" w:rsidR="00632820" w:rsidRPr="00B549C1" w:rsidRDefault="00632820" w:rsidP="00B25FA9">
            <w:pPr>
              <w:tabs>
                <w:tab w:val="clear" w:pos="9360"/>
              </w:tabs>
              <w:rPr>
                <w:rFonts w:asciiTheme="minorHAnsi" w:hAnsiTheme="minorHAnsi" w:cstheme="minorHAnsi"/>
              </w:rPr>
            </w:pPr>
          </w:p>
        </w:tc>
        <w:tc>
          <w:tcPr>
            <w:tcW w:w="720" w:type="dxa"/>
          </w:tcPr>
          <w:p w14:paraId="630F88B1" w14:textId="77777777" w:rsidR="00632820" w:rsidRPr="00B549C1" w:rsidRDefault="00632820" w:rsidP="00B25FA9">
            <w:pPr>
              <w:tabs>
                <w:tab w:val="clear" w:pos="9360"/>
              </w:tabs>
              <w:rPr>
                <w:rFonts w:asciiTheme="minorHAnsi" w:hAnsiTheme="minorHAnsi" w:cstheme="minorHAnsi"/>
              </w:rPr>
            </w:pPr>
          </w:p>
        </w:tc>
        <w:tc>
          <w:tcPr>
            <w:tcW w:w="1170" w:type="dxa"/>
          </w:tcPr>
          <w:p w14:paraId="65FBE07D" w14:textId="77777777" w:rsidR="00632820" w:rsidRPr="00B549C1" w:rsidRDefault="00632820" w:rsidP="00B25FA9">
            <w:pPr>
              <w:tabs>
                <w:tab w:val="clear" w:pos="9360"/>
              </w:tabs>
              <w:rPr>
                <w:rFonts w:asciiTheme="minorHAnsi" w:hAnsiTheme="minorHAnsi" w:cstheme="minorHAnsi"/>
              </w:rPr>
            </w:pPr>
          </w:p>
        </w:tc>
      </w:tr>
      <w:tr w:rsidR="00632820" w:rsidRPr="00B549C1" w14:paraId="65DD31E1" w14:textId="77777777" w:rsidTr="002F71A5">
        <w:tc>
          <w:tcPr>
            <w:tcW w:w="1368" w:type="dxa"/>
          </w:tcPr>
          <w:p w14:paraId="1688A8AB" w14:textId="71CF8132" w:rsidR="00632820" w:rsidRPr="006F447D" w:rsidRDefault="00632820" w:rsidP="00B25FA9">
            <w:pPr>
              <w:tabs>
                <w:tab w:val="clear" w:pos="9360"/>
              </w:tabs>
            </w:pPr>
            <w:r w:rsidRPr="006F447D">
              <w:t>3.3</w:t>
            </w:r>
          </w:p>
        </w:tc>
        <w:tc>
          <w:tcPr>
            <w:tcW w:w="4950" w:type="dxa"/>
          </w:tcPr>
          <w:p w14:paraId="13BB6EDB" w14:textId="409C40B1" w:rsidR="00632820" w:rsidRPr="006F447D" w:rsidRDefault="00632820" w:rsidP="00B25FA9">
            <w:pPr>
              <w:tabs>
                <w:tab w:val="clear" w:pos="9360"/>
              </w:tabs>
            </w:pPr>
            <w:r w:rsidRPr="006F447D">
              <w:t>POD/FEED SELECTION</w:t>
            </w:r>
          </w:p>
        </w:tc>
        <w:tc>
          <w:tcPr>
            <w:tcW w:w="810" w:type="dxa"/>
          </w:tcPr>
          <w:p w14:paraId="18988D05" w14:textId="77777777" w:rsidR="00632820" w:rsidRPr="00B549C1" w:rsidRDefault="00632820" w:rsidP="00B25FA9">
            <w:pPr>
              <w:tabs>
                <w:tab w:val="clear" w:pos="9360"/>
              </w:tabs>
              <w:rPr>
                <w:rFonts w:asciiTheme="minorHAnsi" w:hAnsiTheme="minorHAnsi" w:cstheme="minorHAnsi"/>
              </w:rPr>
            </w:pPr>
          </w:p>
        </w:tc>
        <w:tc>
          <w:tcPr>
            <w:tcW w:w="720" w:type="dxa"/>
          </w:tcPr>
          <w:p w14:paraId="2F66BAE8" w14:textId="77777777" w:rsidR="00632820" w:rsidRPr="00B549C1" w:rsidRDefault="00632820" w:rsidP="00B25FA9">
            <w:pPr>
              <w:tabs>
                <w:tab w:val="clear" w:pos="9360"/>
              </w:tabs>
              <w:rPr>
                <w:rFonts w:asciiTheme="minorHAnsi" w:hAnsiTheme="minorHAnsi" w:cstheme="minorHAnsi"/>
              </w:rPr>
            </w:pPr>
          </w:p>
        </w:tc>
        <w:tc>
          <w:tcPr>
            <w:tcW w:w="720" w:type="dxa"/>
          </w:tcPr>
          <w:p w14:paraId="131D11B4" w14:textId="77777777" w:rsidR="00632820" w:rsidRPr="00B549C1" w:rsidRDefault="00632820" w:rsidP="00B25FA9">
            <w:pPr>
              <w:tabs>
                <w:tab w:val="clear" w:pos="9360"/>
              </w:tabs>
              <w:rPr>
                <w:rFonts w:asciiTheme="minorHAnsi" w:hAnsiTheme="minorHAnsi" w:cstheme="minorHAnsi"/>
              </w:rPr>
            </w:pPr>
          </w:p>
        </w:tc>
        <w:tc>
          <w:tcPr>
            <w:tcW w:w="720" w:type="dxa"/>
          </w:tcPr>
          <w:p w14:paraId="5D3CDB70" w14:textId="77777777" w:rsidR="00632820" w:rsidRPr="00B549C1" w:rsidRDefault="00632820" w:rsidP="00B25FA9">
            <w:pPr>
              <w:tabs>
                <w:tab w:val="clear" w:pos="9360"/>
              </w:tabs>
              <w:rPr>
                <w:rFonts w:asciiTheme="minorHAnsi" w:hAnsiTheme="minorHAnsi" w:cstheme="minorHAnsi"/>
              </w:rPr>
            </w:pPr>
          </w:p>
        </w:tc>
        <w:tc>
          <w:tcPr>
            <w:tcW w:w="1170" w:type="dxa"/>
          </w:tcPr>
          <w:p w14:paraId="02BB489C" w14:textId="77777777" w:rsidR="00632820" w:rsidRPr="00B549C1" w:rsidRDefault="00632820" w:rsidP="00B25FA9">
            <w:pPr>
              <w:tabs>
                <w:tab w:val="clear" w:pos="9360"/>
              </w:tabs>
              <w:rPr>
                <w:rFonts w:asciiTheme="minorHAnsi" w:hAnsiTheme="minorHAnsi" w:cstheme="minorHAnsi"/>
              </w:rPr>
            </w:pPr>
          </w:p>
        </w:tc>
      </w:tr>
      <w:tr w:rsidR="00632820" w:rsidRPr="00B549C1" w14:paraId="24B08208" w14:textId="77777777" w:rsidTr="002F71A5">
        <w:tc>
          <w:tcPr>
            <w:tcW w:w="1368" w:type="dxa"/>
          </w:tcPr>
          <w:p w14:paraId="7B4C1153" w14:textId="22794327" w:rsidR="00632820" w:rsidRPr="006F447D" w:rsidRDefault="00632820" w:rsidP="00B25FA9">
            <w:pPr>
              <w:tabs>
                <w:tab w:val="clear" w:pos="9360"/>
              </w:tabs>
            </w:pPr>
            <w:r w:rsidRPr="006F447D">
              <w:t>3.4</w:t>
            </w:r>
          </w:p>
        </w:tc>
        <w:tc>
          <w:tcPr>
            <w:tcW w:w="4950" w:type="dxa"/>
          </w:tcPr>
          <w:p w14:paraId="30419E54" w14:textId="2111E545" w:rsidR="00632820" w:rsidRPr="006F447D" w:rsidRDefault="00632820" w:rsidP="00B25FA9">
            <w:pPr>
              <w:tabs>
                <w:tab w:val="clear" w:pos="9360"/>
              </w:tabs>
            </w:pPr>
            <w:r w:rsidRPr="006F447D">
              <w:t>LOCATION MENU HIERARCHY AND DRILL DOWNS</w:t>
            </w:r>
          </w:p>
        </w:tc>
        <w:tc>
          <w:tcPr>
            <w:tcW w:w="810" w:type="dxa"/>
          </w:tcPr>
          <w:p w14:paraId="6063DC0C" w14:textId="77777777" w:rsidR="00632820" w:rsidRPr="00B549C1" w:rsidRDefault="00632820" w:rsidP="00B25FA9">
            <w:pPr>
              <w:tabs>
                <w:tab w:val="clear" w:pos="9360"/>
              </w:tabs>
              <w:rPr>
                <w:rFonts w:asciiTheme="minorHAnsi" w:hAnsiTheme="minorHAnsi" w:cstheme="minorHAnsi"/>
              </w:rPr>
            </w:pPr>
          </w:p>
        </w:tc>
        <w:tc>
          <w:tcPr>
            <w:tcW w:w="720" w:type="dxa"/>
          </w:tcPr>
          <w:p w14:paraId="71FDA8E6" w14:textId="77777777" w:rsidR="00632820" w:rsidRPr="00B549C1" w:rsidRDefault="00632820" w:rsidP="00B25FA9">
            <w:pPr>
              <w:tabs>
                <w:tab w:val="clear" w:pos="9360"/>
              </w:tabs>
              <w:rPr>
                <w:rFonts w:asciiTheme="minorHAnsi" w:hAnsiTheme="minorHAnsi" w:cstheme="minorHAnsi"/>
              </w:rPr>
            </w:pPr>
          </w:p>
        </w:tc>
        <w:tc>
          <w:tcPr>
            <w:tcW w:w="720" w:type="dxa"/>
          </w:tcPr>
          <w:p w14:paraId="2B457904" w14:textId="77777777" w:rsidR="00632820" w:rsidRPr="00B549C1" w:rsidRDefault="00632820" w:rsidP="00B25FA9">
            <w:pPr>
              <w:tabs>
                <w:tab w:val="clear" w:pos="9360"/>
              </w:tabs>
              <w:rPr>
                <w:rFonts w:asciiTheme="minorHAnsi" w:hAnsiTheme="minorHAnsi" w:cstheme="minorHAnsi"/>
              </w:rPr>
            </w:pPr>
          </w:p>
        </w:tc>
        <w:tc>
          <w:tcPr>
            <w:tcW w:w="720" w:type="dxa"/>
          </w:tcPr>
          <w:p w14:paraId="234052DD" w14:textId="77777777" w:rsidR="00632820" w:rsidRPr="00B549C1" w:rsidRDefault="00632820" w:rsidP="00B25FA9">
            <w:pPr>
              <w:tabs>
                <w:tab w:val="clear" w:pos="9360"/>
              </w:tabs>
              <w:rPr>
                <w:rFonts w:asciiTheme="minorHAnsi" w:hAnsiTheme="minorHAnsi" w:cstheme="minorHAnsi"/>
              </w:rPr>
            </w:pPr>
          </w:p>
        </w:tc>
        <w:tc>
          <w:tcPr>
            <w:tcW w:w="1170" w:type="dxa"/>
          </w:tcPr>
          <w:p w14:paraId="75B7BBE7" w14:textId="77777777" w:rsidR="00632820" w:rsidRPr="00B549C1" w:rsidRDefault="00632820" w:rsidP="00B25FA9">
            <w:pPr>
              <w:tabs>
                <w:tab w:val="clear" w:pos="9360"/>
              </w:tabs>
              <w:rPr>
                <w:rFonts w:asciiTheme="minorHAnsi" w:hAnsiTheme="minorHAnsi" w:cstheme="minorHAnsi"/>
              </w:rPr>
            </w:pPr>
          </w:p>
        </w:tc>
      </w:tr>
      <w:tr w:rsidR="00632820" w:rsidRPr="00B549C1" w14:paraId="35122BDA" w14:textId="77777777" w:rsidTr="002F71A5">
        <w:tc>
          <w:tcPr>
            <w:tcW w:w="1368" w:type="dxa"/>
          </w:tcPr>
          <w:p w14:paraId="73345156" w14:textId="15291B58" w:rsidR="00632820" w:rsidRPr="006F447D" w:rsidRDefault="00632820" w:rsidP="00B25FA9">
            <w:pPr>
              <w:tabs>
                <w:tab w:val="clear" w:pos="9360"/>
              </w:tabs>
            </w:pPr>
            <w:r w:rsidRPr="006F447D">
              <w:t>3.4.1</w:t>
            </w:r>
          </w:p>
        </w:tc>
        <w:tc>
          <w:tcPr>
            <w:tcW w:w="4950" w:type="dxa"/>
          </w:tcPr>
          <w:p w14:paraId="39214E59" w14:textId="650ACDF1" w:rsidR="00632820" w:rsidRPr="006F447D" w:rsidRDefault="00632820" w:rsidP="00B25FA9">
            <w:pPr>
              <w:tabs>
                <w:tab w:val="clear" w:pos="9360"/>
              </w:tabs>
            </w:pPr>
            <w:r w:rsidRPr="006F447D">
              <w:t>Exception – Most Active Pod</w:t>
            </w:r>
          </w:p>
        </w:tc>
        <w:tc>
          <w:tcPr>
            <w:tcW w:w="810" w:type="dxa"/>
          </w:tcPr>
          <w:p w14:paraId="4DC77AC8" w14:textId="77777777" w:rsidR="00632820" w:rsidRPr="00B549C1" w:rsidRDefault="00632820" w:rsidP="00B25FA9">
            <w:pPr>
              <w:tabs>
                <w:tab w:val="clear" w:pos="9360"/>
              </w:tabs>
              <w:rPr>
                <w:rFonts w:asciiTheme="minorHAnsi" w:hAnsiTheme="minorHAnsi" w:cstheme="minorHAnsi"/>
              </w:rPr>
            </w:pPr>
          </w:p>
        </w:tc>
        <w:tc>
          <w:tcPr>
            <w:tcW w:w="720" w:type="dxa"/>
          </w:tcPr>
          <w:p w14:paraId="78BE2B50" w14:textId="77777777" w:rsidR="00632820" w:rsidRPr="00B549C1" w:rsidRDefault="00632820" w:rsidP="00B25FA9">
            <w:pPr>
              <w:tabs>
                <w:tab w:val="clear" w:pos="9360"/>
              </w:tabs>
              <w:rPr>
                <w:rFonts w:asciiTheme="minorHAnsi" w:hAnsiTheme="minorHAnsi" w:cstheme="minorHAnsi"/>
              </w:rPr>
            </w:pPr>
          </w:p>
        </w:tc>
        <w:tc>
          <w:tcPr>
            <w:tcW w:w="720" w:type="dxa"/>
          </w:tcPr>
          <w:p w14:paraId="3290820B" w14:textId="77777777" w:rsidR="00632820" w:rsidRPr="00B549C1" w:rsidRDefault="00632820" w:rsidP="00B25FA9">
            <w:pPr>
              <w:tabs>
                <w:tab w:val="clear" w:pos="9360"/>
              </w:tabs>
              <w:rPr>
                <w:rFonts w:asciiTheme="minorHAnsi" w:hAnsiTheme="minorHAnsi" w:cstheme="minorHAnsi"/>
              </w:rPr>
            </w:pPr>
          </w:p>
        </w:tc>
        <w:tc>
          <w:tcPr>
            <w:tcW w:w="720" w:type="dxa"/>
          </w:tcPr>
          <w:p w14:paraId="6CD99BB6" w14:textId="77777777" w:rsidR="00632820" w:rsidRPr="00B549C1" w:rsidRDefault="00632820" w:rsidP="00B25FA9">
            <w:pPr>
              <w:tabs>
                <w:tab w:val="clear" w:pos="9360"/>
              </w:tabs>
              <w:rPr>
                <w:rFonts w:asciiTheme="minorHAnsi" w:hAnsiTheme="minorHAnsi" w:cstheme="minorHAnsi"/>
              </w:rPr>
            </w:pPr>
          </w:p>
        </w:tc>
        <w:tc>
          <w:tcPr>
            <w:tcW w:w="1170" w:type="dxa"/>
          </w:tcPr>
          <w:p w14:paraId="73378C66" w14:textId="77777777" w:rsidR="00632820" w:rsidRPr="00B549C1" w:rsidRDefault="00632820" w:rsidP="00B25FA9">
            <w:pPr>
              <w:tabs>
                <w:tab w:val="clear" w:pos="9360"/>
              </w:tabs>
              <w:rPr>
                <w:rFonts w:asciiTheme="minorHAnsi" w:hAnsiTheme="minorHAnsi" w:cstheme="minorHAnsi"/>
              </w:rPr>
            </w:pPr>
          </w:p>
        </w:tc>
      </w:tr>
      <w:tr w:rsidR="00632820" w:rsidRPr="00B549C1" w14:paraId="5F703776" w14:textId="77777777" w:rsidTr="002F71A5">
        <w:tc>
          <w:tcPr>
            <w:tcW w:w="1368" w:type="dxa"/>
          </w:tcPr>
          <w:p w14:paraId="45249DEC" w14:textId="6F0C8DE5" w:rsidR="00632820" w:rsidRPr="006F447D" w:rsidRDefault="00632820" w:rsidP="00B25FA9">
            <w:pPr>
              <w:tabs>
                <w:tab w:val="clear" w:pos="9360"/>
              </w:tabs>
            </w:pPr>
            <w:r w:rsidRPr="006F447D">
              <w:t>3.4.2</w:t>
            </w:r>
          </w:p>
        </w:tc>
        <w:tc>
          <w:tcPr>
            <w:tcW w:w="4950" w:type="dxa"/>
          </w:tcPr>
          <w:p w14:paraId="28CB48D1" w14:textId="4FAC76D6" w:rsidR="00632820" w:rsidRPr="006F447D" w:rsidRDefault="00632820" w:rsidP="00B25FA9">
            <w:pPr>
              <w:tabs>
                <w:tab w:val="clear" w:pos="9360"/>
              </w:tabs>
            </w:pPr>
            <w:r w:rsidRPr="006F447D">
              <w:t>Allow User to Drill Down</w:t>
            </w:r>
          </w:p>
        </w:tc>
        <w:tc>
          <w:tcPr>
            <w:tcW w:w="810" w:type="dxa"/>
          </w:tcPr>
          <w:p w14:paraId="19B54ADA" w14:textId="77777777" w:rsidR="00632820" w:rsidRPr="00B549C1" w:rsidRDefault="00632820" w:rsidP="00B25FA9">
            <w:pPr>
              <w:tabs>
                <w:tab w:val="clear" w:pos="9360"/>
              </w:tabs>
              <w:rPr>
                <w:rFonts w:asciiTheme="minorHAnsi" w:hAnsiTheme="minorHAnsi" w:cstheme="minorHAnsi"/>
              </w:rPr>
            </w:pPr>
          </w:p>
        </w:tc>
        <w:tc>
          <w:tcPr>
            <w:tcW w:w="720" w:type="dxa"/>
          </w:tcPr>
          <w:p w14:paraId="5B054743" w14:textId="77777777" w:rsidR="00632820" w:rsidRPr="00B549C1" w:rsidRDefault="00632820" w:rsidP="00B25FA9">
            <w:pPr>
              <w:tabs>
                <w:tab w:val="clear" w:pos="9360"/>
              </w:tabs>
              <w:rPr>
                <w:rFonts w:asciiTheme="minorHAnsi" w:hAnsiTheme="minorHAnsi" w:cstheme="minorHAnsi"/>
              </w:rPr>
            </w:pPr>
          </w:p>
        </w:tc>
        <w:tc>
          <w:tcPr>
            <w:tcW w:w="720" w:type="dxa"/>
          </w:tcPr>
          <w:p w14:paraId="748BCCC6" w14:textId="77777777" w:rsidR="00632820" w:rsidRPr="00B549C1" w:rsidRDefault="00632820" w:rsidP="00B25FA9">
            <w:pPr>
              <w:tabs>
                <w:tab w:val="clear" w:pos="9360"/>
              </w:tabs>
              <w:rPr>
                <w:rFonts w:asciiTheme="minorHAnsi" w:hAnsiTheme="minorHAnsi" w:cstheme="minorHAnsi"/>
              </w:rPr>
            </w:pPr>
          </w:p>
        </w:tc>
        <w:tc>
          <w:tcPr>
            <w:tcW w:w="720" w:type="dxa"/>
          </w:tcPr>
          <w:p w14:paraId="323BB64D" w14:textId="77777777" w:rsidR="00632820" w:rsidRPr="00B549C1" w:rsidRDefault="00632820" w:rsidP="00B25FA9">
            <w:pPr>
              <w:tabs>
                <w:tab w:val="clear" w:pos="9360"/>
              </w:tabs>
              <w:rPr>
                <w:rFonts w:asciiTheme="minorHAnsi" w:hAnsiTheme="minorHAnsi" w:cstheme="minorHAnsi"/>
              </w:rPr>
            </w:pPr>
          </w:p>
        </w:tc>
        <w:tc>
          <w:tcPr>
            <w:tcW w:w="1170" w:type="dxa"/>
          </w:tcPr>
          <w:p w14:paraId="37CD70E1" w14:textId="77777777" w:rsidR="00632820" w:rsidRPr="00B549C1" w:rsidRDefault="00632820" w:rsidP="00B25FA9">
            <w:pPr>
              <w:tabs>
                <w:tab w:val="clear" w:pos="9360"/>
              </w:tabs>
              <w:rPr>
                <w:rFonts w:asciiTheme="minorHAnsi" w:hAnsiTheme="minorHAnsi" w:cstheme="minorHAnsi"/>
              </w:rPr>
            </w:pPr>
          </w:p>
        </w:tc>
      </w:tr>
      <w:tr w:rsidR="00632820" w:rsidRPr="00B549C1" w14:paraId="287C5177" w14:textId="77777777" w:rsidTr="002F71A5">
        <w:tc>
          <w:tcPr>
            <w:tcW w:w="1368" w:type="dxa"/>
          </w:tcPr>
          <w:p w14:paraId="35D9168F" w14:textId="444E12EE" w:rsidR="00632820" w:rsidRPr="006F447D" w:rsidRDefault="00632820" w:rsidP="00B25FA9">
            <w:pPr>
              <w:tabs>
                <w:tab w:val="clear" w:pos="9360"/>
              </w:tabs>
            </w:pPr>
            <w:r w:rsidRPr="006F447D">
              <w:t>3.4.2.1</w:t>
            </w:r>
          </w:p>
        </w:tc>
        <w:tc>
          <w:tcPr>
            <w:tcW w:w="4950" w:type="dxa"/>
          </w:tcPr>
          <w:p w14:paraId="64433381" w14:textId="0238FFFE" w:rsidR="00632820" w:rsidRPr="006F447D" w:rsidRDefault="00632820" w:rsidP="00B25FA9">
            <w:pPr>
              <w:tabs>
                <w:tab w:val="clear" w:pos="9360"/>
              </w:tabs>
            </w:pPr>
            <w:r w:rsidRPr="006F447D">
              <w:t>Time Increments for Drill Downs</w:t>
            </w:r>
          </w:p>
        </w:tc>
        <w:tc>
          <w:tcPr>
            <w:tcW w:w="810" w:type="dxa"/>
          </w:tcPr>
          <w:p w14:paraId="011BC79D" w14:textId="77777777" w:rsidR="00632820" w:rsidRPr="00B549C1" w:rsidRDefault="00632820" w:rsidP="00B25FA9">
            <w:pPr>
              <w:tabs>
                <w:tab w:val="clear" w:pos="9360"/>
              </w:tabs>
              <w:rPr>
                <w:rFonts w:asciiTheme="minorHAnsi" w:hAnsiTheme="minorHAnsi" w:cstheme="minorHAnsi"/>
              </w:rPr>
            </w:pPr>
          </w:p>
        </w:tc>
        <w:tc>
          <w:tcPr>
            <w:tcW w:w="720" w:type="dxa"/>
          </w:tcPr>
          <w:p w14:paraId="21C58D28" w14:textId="77777777" w:rsidR="00632820" w:rsidRPr="00B549C1" w:rsidRDefault="00632820" w:rsidP="00B25FA9">
            <w:pPr>
              <w:tabs>
                <w:tab w:val="clear" w:pos="9360"/>
              </w:tabs>
              <w:rPr>
                <w:rFonts w:asciiTheme="minorHAnsi" w:hAnsiTheme="minorHAnsi" w:cstheme="minorHAnsi"/>
              </w:rPr>
            </w:pPr>
          </w:p>
        </w:tc>
        <w:tc>
          <w:tcPr>
            <w:tcW w:w="720" w:type="dxa"/>
          </w:tcPr>
          <w:p w14:paraId="32C4F713" w14:textId="77777777" w:rsidR="00632820" w:rsidRPr="00B549C1" w:rsidRDefault="00632820" w:rsidP="00B25FA9">
            <w:pPr>
              <w:tabs>
                <w:tab w:val="clear" w:pos="9360"/>
              </w:tabs>
              <w:rPr>
                <w:rFonts w:asciiTheme="minorHAnsi" w:hAnsiTheme="minorHAnsi" w:cstheme="minorHAnsi"/>
              </w:rPr>
            </w:pPr>
          </w:p>
        </w:tc>
        <w:tc>
          <w:tcPr>
            <w:tcW w:w="720" w:type="dxa"/>
          </w:tcPr>
          <w:p w14:paraId="49475414" w14:textId="77777777" w:rsidR="00632820" w:rsidRPr="00B549C1" w:rsidRDefault="00632820" w:rsidP="00B25FA9">
            <w:pPr>
              <w:tabs>
                <w:tab w:val="clear" w:pos="9360"/>
              </w:tabs>
              <w:rPr>
                <w:rFonts w:asciiTheme="minorHAnsi" w:hAnsiTheme="minorHAnsi" w:cstheme="minorHAnsi"/>
              </w:rPr>
            </w:pPr>
          </w:p>
        </w:tc>
        <w:tc>
          <w:tcPr>
            <w:tcW w:w="1170" w:type="dxa"/>
          </w:tcPr>
          <w:p w14:paraId="50715FFD" w14:textId="77777777" w:rsidR="00632820" w:rsidRPr="00B549C1" w:rsidRDefault="00632820" w:rsidP="00B25FA9">
            <w:pPr>
              <w:tabs>
                <w:tab w:val="clear" w:pos="9360"/>
              </w:tabs>
              <w:rPr>
                <w:rFonts w:asciiTheme="minorHAnsi" w:hAnsiTheme="minorHAnsi" w:cstheme="minorHAnsi"/>
              </w:rPr>
            </w:pPr>
          </w:p>
        </w:tc>
      </w:tr>
      <w:tr w:rsidR="00632820" w:rsidRPr="00B549C1" w14:paraId="17C76410" w14:textId="77777777" w:rsidTr="002F71A5">
        <w:tc>
          <w:tcPr>
            <w:tcW w:w="1368" w:type="dxa"/>
          </w:tcPr>
          <w:p w14:paraId="691583BD" w14:textId="77777777" w:rsidR="00632820" w:rsidRPr="006F447D" w:rsidRDefault="00632820" w:rsidP="00B25FA9">
            <w:pPr>
              <w:tabs>
                <w:tab w:val="clear" w:pos="9360"/>
              </w:tabs>
            </w:pPr>
          </w:p>
        </w:tc>
        <w:tc>
          <w:tcPr>
            <w:tcW w:w="4950" w:type="dxa"/>
          </w:tcPr>
          <w:p w14:paraId="796BE8E3" w14:textId="77777777" w:rsidR="00632820" w:rsidRPr="006F447D" w:rsidRDefault="00632820" w:rsidP="00B25FA9">
            <w:pPr>
              <w:tabs>
                <w:tab w:val="clear" w:pos="9360"/>
              </w:tabs>
            </w:pPr>
          </w:p>
        </w:tc>
        <w:tc>
          <w:tcPr>
            <w:tcW w:w="810" w:type="dxa"/>
          </w:tcPr>
          <w:p w14:paraId="3BD236A4" w14:textId="77777777" w:rsidR="00632820" w:rsidRPr="00B549C1" w:rsidRDefault="00632820" w:rsidP="00B25FA9">
            <w:pPr>
              <w:tabs>
                <w:tab w:val="clear" w:pos="9360"/>
              </w:tabs>
              <w:rPr>
                <w:rFonts w:asciiTheme="minorHAnsi" w:hAnsiTheme="minorHAnsi" w:cstheme="minorHAnsi"/>
              </w:rPr>
            </w:pPr>
          </w:p>
        </w:tc>
        <w:tc>
          <w:tcPr>
            <w:tcW w:w="720" w:type="dxa"/>
          </w:tcPr>
          <w:p w14:paraId="0A86F3E5" w14:textId="77777777" w:rsidR="00632820" w:rsidRPr="00B549C1" w:rsidRDefault="00632820" w:rsidP="00B25FA9">
            <w:pPr>
              <w:tabs>
                <w:tab w:val="clear" w:pos="9360"/>
              </w:tabs>
              <w:rPr>
                <w:rFonts w:asciiTheme="minorHAnsi" w:hAnsiTheme="minorHAnsi" w:cstheme="minorHAnsi"/>
              </w:rPr>
            </w:pPr>
          </w:p>
        </w:tc>
        <w:tc>
          <w:tcPr>
            <w:tcW w:w="720" w:type="dxa"/>
          </w:tcPr>
          <w:p w14:paraId="76474226" w14:textId="77777777" w:rsidR="00632820" w:rsidRPr="00B549C1" w:rsidRDefault="00632820" w:rsidP="00B25FA9">
            <w:pPr>
              <w:tabs>
                <w:tab w:val="clear" w:pos="9360"/>
              </w:tabs>
              <w:rPr>
                <w:rFonts w:asciiTheme="minorHAnsi" w:hAnsiTheme="minorHAnsi" w:cstheme="minorHAnsi"/>
              </w:rPr>
            </w:pPr>
          </w:p>
        </w:tc>
        <w:tc>
          <w:tcPr>
            <w:tcW w:w="720" w:type="dxa"/>
          </w:tcPr>
          <w:p w14:paraId="26C1A138" w14:textId="77777777" w:rsidR="00632820" w:rsidRPr="00B549C1" w:rsidRDefault="00632820" w:rsidP="00B25FA9">
            <w:pPr>
              <w:tabs>
                <w:tab w:val="clear" w:pos="9360"/>
              </w:tabs>
              <w:rPr>
                <w:rFonts w:asciiTheme="minorHAnsi" w:hAnsiTheme="minorHAnsi" w:cstheme="minorHAnsi"/>
              </w:rPr>
            </w:pPr>
          </w:p>
        </w:tc>
        <w:tc>
          <w:tcPr>
            <w:tcW w:w="1170" w:type="dxa"/>
          </w:tcPr>
          <w:p w14:paraId="6D52AD18" w14:textId="77777777" w:rsidR="00632820" w:rsidRPr="00B549C1" w:rsidRDefault="00632820" w:rsidP="00B25FA9">
            <w:pPr>
              <w:tabs>
                <w:tab w:val="clear" w:pos="9360"/>
              </w:tabs>
              <w:rPr>
                <w:rFonts w:asciiTheme="minorHAnsi" w:hAnsiTheme="minorHAnsi" w:cstheme="minorHAnsi"/>
              </w:rPr>
            </w:pPr>
          </w:p>
        </w:tc>
      </w:tr>
      <w:tr w:rsidR="00632820" w:rsidRPr="00B549C1" w14:paraId="732B68ED" w14:textId="77777777" w:rsidTr="002F71A5">
        <w:tc>
          <w:tcPr>
            <w:tcW w:w="1368" w:type="dxa"/>
          </w:tcPr>
          <w:p w14:paraId="54A792D6" w14:textId="63654ED8" w:rsidR="00632820" w:rsidRPr="006F447D" w:rsidRDefault="00632820" w:rsidP="00B25FA9">
            <w:pPr>
              <w:tabs>
                <w:tab w:val="clear" w:pos="9360"/>
              </w:tabs>
            </w:pPr>
            <w:r w:rsidRPr="006F447D">
              <w:t>3.4.2.2</w:t>
            </w:r>
          </w:p>
        </w:tc>
        <w:tc>
          <w:tcPr>
            <w:tcW w:w="4950" w:type="dxa"/>
          </w:tcPr>
          <w:p w14:paraId="3BB8F056" w14:textId="408EB353" w:rsidR="00632820" w:rsidRPr="006F447D" w:rsidRDefault="00632820" w:rsidP="00B25FA9">
            <w:pPr>
              <w:tabs>
                <w:tab w:val="clear" w:pos="9360"/>
              </w:tabs>
            </w:pPr>
            <w:r w:rsidRPr="006F447D">
              <w:t>Custom Report Selection Requirements (Desired)</w:t>
            </w:r>
          </w:p>
        </w:tc>
        <w:tc>
          <w:tcPr>
            <w:tcW w:w="810" w:type="dxa"/>
          </w:tcPr>
          <w:p w14:paraId="40E8EFDB" w14:textId="77777777" w:rsidR="00632820" w:rsidRPr="00B549C1" w:rsidRDefault="00632820" w:rsidP="00B25FA9">
            <w:pPr>
              <w:tabs>
                <w:tab w:val="clear" w:pos="9360"/>
              </w:tabs>
              <w:rPr>
                <w:rFonts w:asciiTheme="minorHAnsi" w:hAnsiTheme="minorHAnsi" w:cstheme="minorHAnsi"/>
              </w:rPr>
            </w:pPr>
          </w:p>
        </w:tc>
        <w:tc>
          <w:tcPr>
            <w:tcW w:w="720" w:type="dxa"/>
          </w:tcPr>
          <w:p w14:paraId="43466B84" w14:textId="77777777" w:rsidR="00632820" w:rsidRPr="00B549C1" w:rsidRDefault="00632820" w:rsidP="00B25FA9">
            <w:pPr>
              <w:tabs>
                <w:tab w:val="clear" w:pos="9360"/>
              </w:tabs>
              <w:rPr>
                <w:rFonts w:asciiTheme="minorHAnsi" w:hAnsiTheme="minorHAnsi" w:cstheme="minorHAnsi"/>
              </w:rPr>
            </w:pPr>
          </w:p>
        </w:tc>
        <w:tc>
          <w:tcPr>
            <w:tcW w:w="720" w:type="dxa"/>
          </w:tcPr>
          <w:p w14:paraId="7F978150" w14:textId="77777777" w:rsidR="00632820" w:rsidRPr="00B549C1" w:rsidRDefault="00632820" w:rsidP="00B25FA9">
            <w:pPr>
              <w:tabs>
                <w:tab w:val="clear" w:pos="9360"/>
              </w:tabs>
              <w:rPr>
                <w:rFonts w:asciiTheme="minorHAnsi" w:hAnsiTheme="minorHAnsi" w:cstheme="minorHAnsi"/>
              </w:rPr>
            </w:pPr>
          </w:p>
        </w:tc>
        <w:tc>
          <w:tcPr>
            <w:tcW w:w="720" w:type="dxa"/>
          </w:tcPr>
          <w:p w14:paraId="7248DC83" w14:textId="77777777" w:rsidR="00632820" w:rsidRPr="00B549C1" w:rsidRDefault="00632820" w:rsidP="00B25FA9">
            <w:pPr>
              <w:tabs>
                <w:tab w:val="clear" w:pos="9360"/>
              </w:tabs>
              <w:rPr>
                <w:rFonts w:asciiTheme="minorHAnsi" w:hAnsiTheme="minorHAnsi" w:cstheme="minorHAnsi"/>
              </w:rPr>
            </w:pPr>
          </w:p>
        </w:tc>
        <w:tc>
          <w:tcPr>
            <w:tcW w:w="1170" w:type="dxa"/>
          </w:tcPr>
          <w:p w14:paraId="70407091" w14:textId="77777777" w:rsidR="00632820" w:rsidRPr="00B549C1" w:rsidRDefault="00632820" w:rsidP="00B25FA9">
            <w:pPr>
              <w:tabs>
                <w:tab w:val="clear" w:pos="9360"/>
              </w:tabs>
              <w:rPr>
                <w:rFonts w:asciiTheme="minorHAnsi" w:hAnsiTheme="minorHAnsi" w:cstheme="minorHAnsi"/>
              </w:rPr>
            </w:pPr>
          </w:p>
        </w:tc>
      </w:tr>
      <w:tr w:rsidR="00632820" w:rsidRPr="00B549C1" w14:paraId="4F78BBFC" w14:textId="77777777" w:rsidTr="002F71A5">
        <w:tc>
          <w:tcPr>
            <w:tcW w:w="1368" w:type="dxa"/>
          </w:tcPr>
          <w:p w14:paraId="5D7F5C3C" w14:textId="65D09DFE" w:rsidR="00632820" w:rsidRPr="006F447D" w:rsidRDefault="00632820" w:rsidP="00B25FA9">
            <w:pPr>
              <w:tabs>
                <w:tab w:val="clear" w:pos="9360"/>
              </w:tabs>
            </w:pPr>
            <w:r w:rsidRPr="006F447D">
              <w:t>3.4.2.2.1</w:t>
            </w:r>
          </w:p>
        </w:tc>
        <w:tc>
          <w:tcPr>
            <w:tcW w:w="4950" w:type="dxa"/>
          </w:tcPr>
          <w:p w14:paraId="7A024C19" w14:textId="0F4A0540" w:rsidR="00632820" w:rsidRPr="006F447D" w:rsidRDefault="00632820" w:rsidP="00B25FA9">
            <w:pPr>
              <w:tabs>
                <w:tab w:val="clear" w:pos="9360"/>
              </w:tabs>
            </w:pPr>
            <w:r w:rsidRPr="006F447D">
              <w:t>User selection – allow 2 choices</w:t>
            </w:r>
          </w:p>
        </w:tc>
        <w:tc>
          <w:tcPr>
            <w:tcW w:w="810" w:type="dxa"/>
          </w:tcPr>
          <w:p w14:paraId="452E6746" w14:textId="77777777" w:rsidR="00632820" w:rsidRPr="00B549C1" w:rsidRDefault="00632820" w:rsidP="00B25FA9">
            <w:pPr>
              <w:tabs>
                <w:tab w:val="clear" w:pos="9360"/>
              </w:tabs>
              <w:rPr>
                <w:rFonts w:asciiTheme="minorHAnsi" w:hAnsiTheme="minorHAnsi" w:cstheme="minorHAnsi"/>
              </w:rPr>
            </w:pPr>
          </w:p>
        </w:tc>
        <w:tc>
          <w:tcPr>
            <w:tcW w:w="720" w:type="dxa"/>
          </w:tcPr>
          <w:p w14:paraId="203CBC94" w14:textId="77777777" w:rsidR="00632820" w:rsidRPr="00B549C1" w:rsidRDefault="00632820" w:rsidP="00B25FA9">
            <w:pPr>
              <w:tabs>
                <w:tab w:val="clear" w:pos="9360"/>
              </w:tabs>
              <w:rPr>
                <w:rFonts w:asciiTheme="minorHAnsi" w:hAnsiTheme="minorHAnsi" w:cstheme="minorHAnsi"/>
              </w:rPr>
            </w:pPr>
          </w:p>
        </w:tc>
        <w:tc>
          <w:tcPr>
            <w:tcW w:w="720" w:type="dxa"/>
          </w:tcPr>
          <w:p w14:paraId="551B2C91" w14:textId="77777777" w:rsidR="00632820" w:rsidRPr="00B549C1" w:rsidRDefault="00632820" w:rsidP="00B25FA9">
            <w:pPr>
              <w:tabs>
                <w:tab w:val="clear" w:pos="9360"/>
              </w:tabs>
              <w:rPr>
                <w:rFonts w:asciiTheme="minorHAnsi" w:hAnsiTheme="minorHAnsi" w:cstheme="minorHAnsi"/>
              </w:rPr>
            </w:pPr>
          </w:p>
        </w:tc>
        <w:tc>
          <w:tcPr>
            <w:tcW w:w="720" w:type="dxa"/>
          </w:tcPr>
          <w:p w14:paraId="0E89965D" w14:textId="77777777" w:rsidR="00632820" w:rsidRPr="00B549C1" w:rsidRDefault="00632820" w:rsidP="00B25FA9">
            <w:pPr>
              <w:tabs>
                <w:tab w:val="clear" w:pos="9360"/>
              </w:tabs>
              <w:rPr>
                <w:rFonts w:asciiTheme="minorHAnsi" w:hAnsiTheme="minorHAnsi" w:cstheme="minorHAnsi"/>
              </w:rPr>
            </w:pPr>
          </w:p>
        </w:tc>
        <w:tc>
          <w:tcPr>
            <w:tcW w:w="1170" w:type="dxa"/>
          </w:tcPr>
          <w:p w14:paraId="4F5A1F89" w14:textId="77777777" w:rsidR="00632820" w:rsidRPr="00B549C1" w:rsidRDefault="00632820" w:rsidP="00B25FA9">
            <w:pPr>
              <w:tabs>
                <w:tab w:val="clear" w:pos="9360"/>
              </w:tabs>
              <w:rPr>
                <w:rFonts w:asciiTheme="minorHAnsi" w:hAnsiTheme="minorHAnsi" w:cstheme="minorHAnsi"/>
              </w:rPr>
            </w:pPr>
          </w:p>
        </w:tc>
      </w:tr>
      <w:tr w:rsidR="00632820" w:rsidRPr="00B549C1" w14:paraId="3DB09FAB" w14:textId="77777777" w:rsidTr="002F71A5">
        <w:tc>
          <w:tcPr>
            <w:tcW w:w="1368" w:type="dxa"/>
          </w:tcPr>
          <w:p w14:paraId="00935CBE" w14:textId="3BEA3D8F" w:rsidR="00632820" w:rsidRPr="006F447D" w:rsidRDefault="00632820" w:rsidP="00B25FA9">
            <w:pPr>
              <w:tabs>
                <w:tab w:val="clear" w:pos="9360"/>
              </w:tabs>
            </w:pPr>
            <w:r w:rsidRPr="006F447D">
              <w:t>3.4.2.2.2</w:t>
            </w:r>
          </w:p>
        </w:tc>
        <w:tc>
          <w:tcPr>
            <w:tcW w:w="4950" w:type="dxa"/>
          </w:tcPr>
          <w:p w14:paraId="3059A3E4" w14:textId="24487A02" w:rsidR="00632820" w:rsidRPr="006F447D" w:rsidRDefault="00632820" w:rsidP="00B25FA9">
            <w:pPr>
              <w:tabs>
                <w:tab w:val="clear" w:pos="9360"/>
              </w:tabs>
            </w:pPr>
            <w:r w:rsidRPr="006F447D">
              <w:t>User Defined Week</w:t>
            </w:r>
          </w:p>
        </w:tc>
        <w:tc>
          <w:tcPr>
            <w:tcW w:w="810" w:type="dxa"/>
          </w:tcPr>
          <w:p w14:paraId="79F12483" w14:textId="77777777" w:rsidR="00632820" w:rsidRPr="00B549C1" w:rsidRDefault="00632820" w:rsidP="00B25FA9">
            <w:pPr>
              <w:tabs>
                <w:tab w:val="clear" w:pos="9360"/>
              </w:tabs>
              <w:rPr>
                <w:rFonts w:asciiTheme="minorHAnsi" w:hAnsiTheme="minorHAnsi" w:cstheme="minorHAnsi"/>
              </w:rPr>
            </w:pPr>
          </w:p>
        </w:tc>
        <w:tc>
          <w:tcPr>
            <w:tcW w:w="720" w:type="dxa"/>
          </w:tcPr>
          <w:p w14:paraId="3312B442" w14:textId="77777777" w:rsidR="00632820" w:rsidRPr="00B549C1" w:rsidRDefault="00632820" w:rsidP="00B25FA9">
            <w:pPr>
              <w:tabs>
                <w:tab w:val="clear" w:pos="9360"/>
              </w:tabs>
              <w:rPr>
                <w:rFonts w:asciiTheme="minorHAnsi" w:hAnsiTheme="minorHAnsi" w:cstheme="minorHAnsi"/>
              </w:rPr>
            </w:pPr>
          </w:p>
        </w:tc>
        <w:tc>
          <w:tcPr>
            <w:tcW w:w="720" w:type="dxa"/>
          </w:tcPr>
          <w:p w14:paraId="6F9A112E" w14:textId="77777777" w:rsidR="00632820" w:rsidRPr="00B549C1" w:rsidRDefault="00632820" w:rsidP="00B25FA9">
            <w:pPr>
              <w:tabs>
                <w:tab w:val="clear" w:pos="9360"/>
              </w:tabs>
              <w:rPr>
                <w:rFonts w:asciiTheme="minorHAnsi" w:hAnsiTheme="minorHAnsi" w:cstheme="minorHAnsi"/>
              </w:rPr>
            </w:pPr>
          </w:p>
        </w:tc>
        <w:tc>
          <w:tcPr>
            <w:tcW w:w="720" w:type="dxa"/>
          </w:tcPr>
          <w:p w14:paraId="0491FD50" w14:textId="77777777" w:rsidR="00632820" w:rsidRPr="00B549C1" w:rsidRDefault="00632820" w:rsidP="00B25FA9">
            <w:pPr>
              <w:tabs>
                <w:tab w:val="clear" w:pos="9360"/>
              </w:tabs>
              <w:rPr>
                <w:rFonts w:asciiTheme="minorHAnsi" w:hAnsiTheme="minorHAnsi" w:cstheme="minorHAnsi"/>
              </w:rPr>
            </w:pPr>
          </w:p>
        </w:tc>
        <w:tc>
          <w:tcPr>
            <w:tcW w:w="1170" w:type="dxa"/>
          </w:tcPr>
          <w:p w14:paraId="6FAF933E" w14:textId="77777777" w:rsidR="00632820" w:rsidRPr="00B549C1" w:rsidRDefault="00632820" w:rsidP="00B25FA9">
            <w:pPr>
              <w:tabs>
                <w:tab w:val="clear" w:pos="9360"/>
              </w:tabs>
              <w:rPr>
                <w:rFonts w:asciiTheme="minorHAnsi" w:hAnsiTheme="minorHAnsi" w:cstheme="minorHAnsi"/>
              </w:rPr>
            </w:pPr>
          </w:p>
        </w:tc>
      </w:tr>
      <w:tr w:rsidR="00632820" w:rsidRPr="00B549C1" w14:paraId="611D498C" w14:textId="77777777" w:rsidTr="002F71A5">
        <w:tc>
          <w:tcPr>
            <w:tcW w:w="1368" w:type="dxa"/>
          </w:tcPr>
          <w:p w14:paraId="431304E5" w14:textId="3B9B7C9E" w:rsidR="00632820" w:rsidRPr="006F447D" w:rsidRDefault="00632820" w:rsidP="00B25FA9">
            <w:pPr>
              <w:tabs>
                <w:tab w:val="clear" w:pos="9360"/>
              </w:tabs>
            </w:pPr>
            <w:r w:rsidRPr="006F447D">
              <w:t>3.4.2.3</w:t>
            </w:r>
          </w:p>
        </w:tc>
        <w:tc>
          <w:tcPr>
            <w:tcW w:w="4950" w:type="dxa"/>
          </w:tcPr>
          <w:p w14:paraId="4BAF924B" w14:textId="57087D6F" w:rsidR="00632820" w:rsidRPr="006F447D" w:rsidRDefault="00632820" w:rsidP="00B25FA9">
            <w:pPr>
              <w:tabs>
                <w:tab w:val="clear" w:pos="9360"/>
              </w:tabs>
            </w:pPr>
            <w:r w:rsidRPr="006F447D">
              <w:t>Country Drill Down</w:t>
            </w:r>
          </w:p>
        </w:tc>
        <w:tc>
          <w:tcPr>
            <w:tcW w:w="810" w:type="dxa"/>
          </w:tcPr>
          <w:p w14:paraId="298C1D91" w14:textId="77777777" w:rsidR="00632820" w:rsidRPr="00B549C1" w:rsidRDefault="00632820" w:rsidP="00B25FA9">
            <w:pPr>
              <w:tabs>
                <w:tab w:val="clear" w:pos="9360"/>
              </w:tabs>
              <w:rPr>
                <w:rFonts w:asciiTheme="minorHAnsi" w:hAnsiTheme="minorHAnsi" w:cstheme="minorHAnsi"/>
              </w:rPr>
            </w:pPr>
          </w:p>
        </w:tc>
        <w:tc>
          <w:tcPr>
            <w:tcW w:w="720" w:type="dxa"/>
          </w:tcPr>
          <w:p w14:paraId="7F5700BD" w14:textId="77777777" w:rsidR="00632820" w:rsidRPr="00B549C1" w:rsidRDefault="00632820" w:rsidP="00B25FA9">
            <w:pPr>
              <w:tabs>
                <w:tab w:val="clear" w:pos="9360"/>
              </w:tabs>
              <w:rPr>
                <w:rFonts w:asciiTheme="minorHAnsi" w:hAnsiTheme="minorHAnsi" w:cstheme="minorHAnsi"/>
              </w:rPr>
            </w:pPr>
          </w:p>
        </w:tc>
        <w:tc>
          <w:tcPr>
            <w:tcW w:w="720" w:type="dxa"/>
          </w:tcPr>
          <w:p w14:paraId="47C45449" w14:textId="77777777" w:rsidR="00632820" w:rsidRPr="00B549C1" w:rsidRDefault="00632820" w:rsidP="00B25FA9">
            <w:pPr>
              <w:tabs>
                <w:tab w:val="clear" w:pos="9360"/>
              </w:tabs>
              <w:rPr>
                <w:rFonts w:asciiTheme="minorHAnsi" w:hAnsiTheme="minorHAnsi" w:cstheme="minorHAnsi"/>
              </w:rPr>
            </w:pPr>
          </w:p>
        </w:tc>
        <w:tc>
          <w:tcPr>
            <w:tcW w:w="720" w:type="dxa"/>
          </w:tcPr>
          <w:p w14:paraId="51E257A6" w14:textId="77777777" w:rsidR="00632820" w:rsidRPr="00B549C1" w:rsidRDefault="00632820" w:rsidP="00B25FA9">
            <w:pPr>
              <w:tabs>
                <w:tab w:val="clear" w:pos="9360"/>
              </w:tabs>
              <w:rPr>
                <w:rFonts w:asciiTheme="minorHAnsi" w:hAnsiTheme="minorHAnsi" w:cstheme="minorHAnsi"/>
              </w:rPr>
            </w:pPr>
          </w:p>
        </w:tc>
        <w:tc>
          <w:tcPr>
            <w:tcW w:w="1170" w:type="dxa"/>
          </w:tcPr>
          <w:p w14:paraId="7349610E" w14:textId="77777777" w:rsidR="00632820" w:rsidRPr="00B549C1" w:rsidRDefault="00632820" w:rsidP="00B25FA9">
            <w:pPr>
              <w:tabs>
                <w:tab w:val="clear" w:pos="9360"/>
              </w:tabs>
              <w:rPr>
                <w:rFonts w:asciiTheme="minorHAnsi" w:hAnsiTheme="minorHAnsi" w:cstheme="minorHAnsi"/>
              </w:rPr>
            </w:pPr>
          </w:p>
        </w:tc>
      </w:tr>
      <w:tr w:rsidR="00632820" w:rsidRPr="00B549C1" w14:paraId="17DE55BF" w14:textId="77777777" w:rsidTr="002F71A5">
        <w:tc>
          <w:tcPr>
            <w:tcW w:w="1368" w:type="dxa"/>
          </w:tcPr>
          <w:p w14:paraId="5913246E" w14:textId="478C2C38" w:rsidR="00632820" w:rsidRPr="006F447D" w:rsidRDefault="00632820" w:rsidP="00B25FA9">
            <w:pPr>
              <w:tabs>
                <w:tab w:val="clear" w:pos="9360"/>
              </w:tabs>
            </w:pPr>
            <w:r w:rsidRPr="006F447D">
              <w:t>3.4.2.3.1</w:t>
            </w:r>
          </w:p>
        </w:tc>
        <w:tc>
          <w:tcPr>
            <w:tcW w:w="4950" w:type="dxa"/>
          </w:tcPr>
          <w:p w14:paraId="4E69836D" w14:textId="67894425" w:rsidR="00632820" w:rsidRPr="006F447D" w:rsidRDefault="00632820" w:rsidP="00B25FA9">
            <w:pPr>
              <w:tabs>
                <w:tab w:val="clear" w:pos="9360"/>
              </w:tabs>
            </w:pPr>
            <w:r w:rsidRPr="006F447D">
              <w:t>Default to All Countries</w:t>
            </w:r>
          </w:p>
        </w:tc>
        <w:tc>
          <w:tcPr>
            <w:tcW w:w="810" w:type="dxa"/>
          </w:tcPr>
          <w:p w14:paraId="40E3C2EA" w14:textId="77777777" w:rsidR="00632820" w:rsidRPr="00B549C1" w:rsidRDefault="00632820" w:rsidP="00B25FA9">
            <w:pPr>
              <w:tabs>
                <w:tab w:val="clear" w:pos="9360"/>
              </w:tabs>
              <w:rPr>
                <w:rFonts w:asciiTheme="minorHAnsi" w:hAnsiTheme="minorHAnsi" w:cstheme="minorHAnsi"/>
              </w:rPr>
            </w:pPr>
          </w:p>
        </w:tc>
        <w:tc>
          <w:tcPr>
            <w:tcW w:w="720" w:type="dxa"/>
          </w:tcPr>
          <w:p w14:paraId="7CB96E6F" w14:textId="77777777" w:rsidR="00632820" w:rsidRPr="00B549C1" w:rsidRDefault="00632820" w:rsidP="00B25FA9">
            <w:pPr>
              <w:tabs>
                <w:tab w:val="clear" w:pos="9360"/>
              </w:tabs>
              <w:rPr>
                <w:rFonts w:asciiTheme="minorHAnsi" w:hAnsiTheme="minorHAnsi" w:cstheme="minorHAnsi"/>
              </w:rPr>
            </w:pPr>
          </w:p>
        </w:tc>
        <w:tc>
          <w:tcPr>
            <w:tcW w:w="720" w:type="dxa"/>
          </w:tcPr>
          <w:p w14:paraId="70CE99F3" w14:textId="77777777" w:rsidR="00632820" w:rsidRPr="00B549C1" w:rsidRDefault="00632820" w:rsidP="00B25FA9">
            <w:pPr>
              <w:tabs>
                <w:tab w:val="clear" w:pos="9360"/>
              </w:tabs>
              <w:rPr>
                <w:rFonts w:asciiTheme="minorHAnsi" w:hAnsiTheme="minorHAnsi" w:cstheme="minorHAnsi"/>
              </w:rPr>
            </w:pPr>
          </w:p>
        </w:tc>
        <w:tc>
          <w:tcPr>
            <w:tcW w:w="720" w:type="dxa"/>
          </w:tcPr>
          <w:p w14:paraId="40F4E268" w14:textId="77777777" w:rsidR="00632820" w:rsidRPr="00B549C1" w:rsidRDefault="00632820" w:rsidP="00B25FA9">
            <w:pPr>
              <w:tabs>
                <w:tab w:val="clear" w:pos="9360"/>
              </w:tabs>
              <w:rPr>
                <w:rFonts w:asciiTheme="minorHAnsi" w:hAnsiTheme="minorHAnsi" w:cstheme="minorHAnsi"/>
              </w:rPr>
            </w:pPr>
          </w:p>
        </w:tc>
        <w:tc>
          <w:tcPr>
            <w:tcW w:w="1170" w:type="dxa"/>
          </w:tcPr>
          <w:p w14:paraId="0D9E959D" w14:textId="77777777" w:rsidR="00632820" w:rsidRPr="00B549C1" w:rsidRDefault="00632820" w:rsidP="00B25FA9">
            <w:pPr>
              <w:tabs>
                <w:tab w:val="clear" w:pos="9360"/>
              </w:tabs>
              <w:rPr>
                <w:rFonts w:asciiTheme="minorHAnsi" w:hAnsiTheme="minorHAnsi" w:cstheme="minorHAnsi"/>
              </w:rPr>
            </w:pPr>
          </w:p>
        </w:tc>
      </w:tr>
      <w:tr w:rsidR="00632820" w:rsidRPr="00B549C1" w14:paraId="75D06486" w14:textId="77777777" w:rsidTr="002F71A5">
        <w:tc>
          <w:tcPr>
            <w:tcW w:w="1368" w:type="dxa"/>
          </w:tcPr>
          <w:p w14:paraId="680A6718" w14:textId="56AD59F8" w:rsidR="00632820" w:rsidRPr="006F447D" w:rsidRDefault="00632820" w:rsidP="00B25FA9">
            <w:pPr>
              <w:tabs>
                <w:tab w:val="clear" w:pos="9360"/>
              </w:tabs>
            </w:pPr>
            <w:r w:rsidRPr="006F447D">
              <w:t>3.4.2.3.2</w:t>
            </w:r>
          </w:p>
        </w:tc>
        <w:tc>
          <w:tcPr>
            <w:tcW w:w="4950" w:type="dxa"/>
          </w:tcPr>
          <w:p w14:paraId="7221E0DA" w14:textId="53617182" w:rsidR="00632820" w:rsidRPr="006F447D" w:rsidRDefault="00632820" w:rsidP="00B25FA9">
            <w:pPr>
              <w:tabs>
                <w:tab w:val="clear" w:pos="9360"/>
              </w:tabs>
            </w:pPr>
            <w:r w:rsidRPr="006F447D">
              <w:t>Upon selection of a country, “All Operators” for that country shall appear</w:t>
            </w:r>
          </w:p>
        </w:tc>
        <w:tc>
          <w:tcPr>
            <w:tcW w:w="810" w:type="dxa"/>
          </w:tcPr>
          <w:p w14:paraId="18BC02EF" w14:textId="77777777" w:rsidR="00632820" w:rsidRPr="00B549C1" w:rsidRDefault="00632820" w:rsidP="00B25FA9">
            <w:pPr>
              <w:tabs>
                <w:tab w:val="clear" w:pos="9360"/>
              </w:tabs>
              <w:rPr>
                <w:rFonts w:asciiTheme="minorHAnsi" w:hAnsiTheme="minorHAnsi" w:cstheme="minorHAnsi"/>
              </w:rPr>
            </w:pPr>
          </w:p>
        </w:tc>
        <w:tc>
          <w:tcPr>
            <w:tcW w:w="720" w:type="dxa"/>
          </w:tcPr>
          <w:p w14:paraId="7FC9487D" w14:textId="77777777" w:rsidR="00632820" w:rsidRPr="00B549C1" w:rsidRDefault="00632820" w:rsidP="00B25FA9">
            <w:pPr>
              <w:tabs>
                <w:tab w:val="clear" w:pos="9360"/>
              </w:tabs>
              <w:rPr>
                <w:rFonts w:asciiTheme="minorHAnsi" w:hAnsiTheme="minorHAnsi" w:cstheme="minorHAnsi"/>
              </w:rPr>
            </w:pPr>
          </w:p>
        </w:tc>
        <w:tc>
          <w:tcPr>
            <w:tcW w:w="720" w:type="dxa"/>
          </w:tcPr>
          <w:p w14:paraId="67EED00E" w14:textId="77777777" w:rsidR="00632820" w:rsidRPr="00B549C1" w:rsidRDefault="00632820" w:rsidP="00B25FA9">
            <w:pPr>
              <w:tabs>
                <w:tab w:val="clear" w:pos="9360"/>
              </w:tabs>
              <w:rPr>
                <w:rFonts w:asciiTheme="minorHAnsi" w:hAnsiTheme="minorHAnsi" w:cstheme="minorHAnsi"/>
              </w:rPr>
            </w:pPr>
          </w:p>
        </w:tc>
        <w:tc>
          <w:tcPr>
            <w:tcW w:w="720" w:type="dxa"/>
          </w:tcPr>
          <w:p w14:paraId="4FB0919C" w14:textId="77777777" w:rsidR="00632820" w:rsidRPr="00B549C1" w:rsidRDefault="00632820" w:rsidP="00B25FA9">
            <w:pPr>
              <w:tabs>
                <w:tab w:val="clear" w:pos="9360"/>
              </w:tabs>
              <w:rPr>
                <w:rFonts w:asciiTheme="minorHAnsi" w:hAnsiTheme="minorHAnsi" w:cstheme="minorHAnsi"/>
              </w:rPr>
            </w:pPr>
          </w:p>
        </w:tc>
        <w:tc>
          <w:tcPr>
            <w:tcW w:w="1170" w:type="dxa"/>
          </w:tcPr>
          <w:p w14:paraId="43CEF66C" w14:textId="77777777" w:rsidR="00632820" w:rsidRPr="00B549C1" w:rsidRDefault="00632820" w:rsidP="00B25FA9">
            <w:pPr>
              <w:tabs>
                <w:tab w:val="clear" w:pos="9360"/>
              </w:tabs>
              <w:rPr>
                <w:rFonts w:asciiTheme="minorHAnsi" w:hAnsiTheme="minorHAnsi" w:cstheme="minorHAnsi"/>
              </w:rPr>
            </w:pPr>
          </w:p>
        </w:tc>
      </w:tr>
      <w:tr w:rsidR="00632820" w:rsidRPr="00B549C1" w14:paraId="0104D0A7" w14:textId="77777777" w:rsidTr="002F71A5">
        <w:tc>
          <w:tcPr>
            <w:tcW w:w="1368" w:type="dxa"/>
          </w:tcPr>
          <w:p w14:paraId="146DA84B" w14:textId="30C55084" w:rsidR="00632820" w:rsidRPr="006F447D" w:rsidRDefault="00632820" w:rsidP="00B25FA9">
            <w:pPr>
              <w:tabs>
                <w:tab w:val="clear" w:pos="9360"/>
              </w:tabs>
            </w:pPr>
            <w:r w:rsidRPr="006F447D">
              <w:t>3.4.2.3.2.1</w:t>
            </w:r>
          </w:p>
        </w:tc>
        <w:tc>
          <w:tcPr>
            <w:tcW w:w="4950" w:type="dxa"/>
          </w:tcPr>
          <w:p w14:paraId="4DDE0F33" w14:textId="1CAE9420" w:rsidR="00632820" w:rsidRPr="006F447D" w:rsidRDefault="00632820" w:rsidP="00B25FA9">
            <w:pPr>
              <w:tabs>
                <w:tab w:val="clear" w:pos="9360"/>
              </w:tabs>
            </w:pPr>
            <w:r w:rsidRPr="006F447D">
              <w:t>Operator Drill Down</w:t>
            </w:r>
          </w:p>
        </w:tc>
        <w:tc>
          <w:tcPr>
            <w:tcW w:w="810" w:type="dxa"/>
          </w:tcPr>
          <w:p w14:paraId="5AF9FC14" w14:textId="77777777" w:rsidR="00632820" w:rsidRPr="00B549C1" w:rsidRDefault="00632820" w:rsidP="00B25FA9">
            <w:pPr>
              <w:tabs>
                <w:tab w:val="clear" w:pos="9360"/>
              </w:tabs>
              <w:rPr>
                <w:rFonts w:asciiTheme="minorHAnsi" w:hAnsiTheme="minorHAnsi" w:cstheme="minorHAnsi"/>
              </w:rPr>
            </w:pPr>
          </w:p>
        </w:tc>
        <w:tc>
          <w:tcPr>
            <w:tcW w:w="720" w:type="dxa"/>
          </w:tcPr>
          <w:p w14:paraId="43488254" w14:textId="77777777" w:rsidR="00632820" w:rsidRPr="00B549C1" w:rsidRDefault="00632820" w:rsidP="00B25FA9">
            <w:pPr>
              <w:tabs>
                <w:tab w:val="clear" w:pos="9360"/>
              </w:tabs>
              <w:rPr>
                <w:rFonts w:asciiTheme="minorHAnsi" w:hAnsiTheme="minorHAnsi" w:cstheme="minorHAnsi"/>
              </w:rPr>
            </w:pPr>
          </w:p>
        </w:tc>
        <w:tc>
          <w:tcPr>
            <w:tcW w:w="720" w:type="dxa"/>
          </w:tcPr>
          <w:p w14:paraId="4FBC9C0B" w14:textId="77777777" w:rsidR="00632820" w:rsidRPr="00B549C1" w:rsidRDefault="00632820" w:rsidP="00B25FA9">
            <w:pPr>
              <w:tabs>
                <w:tab w:val="clear" w:pos="9360"/>
              </w:tabs>
              <w:rPr>
                <w:rFonts w:asciiTheme="minorHAnsi" w:hAnsiTheme="minorHAnsi" w:cstheme="minorHAnsi"/>
              </w:rPr>
            </w:pPr>
          </w:p>
        </w:tc>
        <w:tc>
          <w:tcPr>
            <w:tcW w:w="720" w:type="dxa"/>
          </w:tcPr>
          <w:p w14:paraId="11BB2F6F" w14:textId="77777777" w:rsidR="00632820" w:rsidRPr="00B549C1" w:rsidRDefault="00632820" w:rsidP="00B25FA9">
            <w:pPr>
              <w:tabs>
                <w:tab w:val="clear" w:pos="9360"/>
              </w:tabs>
              <w:rPr>
                <w:rFonts w:asciiTheme="minorHAnsi" w:hAnsiTheme="minorHAnsi" w:cstheme="minorHAnsi"/>
              </w:rPr>
            </w:pPr>
          </w:p>
        </w:tc>
        <w:tc>
          <w:tcPr>
            <w:tcW w:w="1170" w:type="dxa"/>
          </w:tcPr>
          <w:p w14:paraId="55177C35" w14:textId="77777777" w:rsidR="00632820" w:rsidRPr="00B549C1" w:rsidRDefault="00632820" w:rsidP="00B25FA9">
            <w:pPr>
              <w:tabs>
                <w:tab w:val="clear" w:pos="9360"/>
              </w:tabs>
              <w:rPr>
                <w:rFonts w:asciiTheme="minorHAnsi" w:hAnsiTheme="minorHAnsi" w:cstheme="minorHAnsi"/>
              </w:rPr>
            </w:pPr>
          </w:p>
        </w:tc>
      </w:tr>
      <w:tr w:rsidR="00632820" w:rsidRPr="00B549C1" w14:paraId="7D5F48E6" w14:textId="77777777" w:rsidTr="002F71A5">
        <w:tc>
          <w:tcPr>
            <w:tcW w:w="1368" w:type="dxa"/>
          </w:tcPr>
          <w:p w14:paraId="362A0381" w14:textId="4B7C8E4C" w:rsidR="00632820" w:rsidRPr="006F447D" w:rsidRDefault="00632820" w:rsidP="00B25FA9">
            <w:pPr>
              <w:tabs>
                <w:tab w:val="clear" w:pos="9360"/>
              </w:tabs>
            </w:pPr>
            <w:r w:rsidRPr="006F447D">
              <w:t>3.4.2.3.2.1.1</w:t>
            </w:r>
          </w:p>
        </w:tc>
        <w:tc>
          <w:tcPr>
            <w:tcW w:w="4950" w:type="dxa"/>
          </w:tcPr>
          <w:p w14:paraId="04D549AD" w14:textId="046BE56F" w:rsidR="00632820" w:rsidRPr="006F447D" w:rsidRDefault="00632820" w:rsidP="00B25FA9">
            <w:pPr>
              <w:tabs>
                <w:tab w:val="clear" w:pos="9360"/>
              </w:tabs>
            </w:pPr>
            <w:r w:rsidRPr="006F447D">
              <w:t>Default to All Operators</w:t>
            </w:r>
          </w:p>
        </w:tc>
        <w:tc>
          <w:tcPr>
            <w:tcW w:w="810" w:type="dxa"/>
          </w:tcPr>
          <w:p w14:paraId="05783536" w14:textId="77777777" w:rsidR="00632820" w:rsidRPr="00B549C1" w:rsidRDefault="00632820" w:rsidP="00B25FA9">
            <w:pPr>
              <w:tabs>
                <w:tab w:val="clear" w:pos="9360"/>
              </w:tabs>
              <w:rPr>
                <w:rFonts w:asciiTheme="minorHAnsi" w:hAnsiTheme="minorHAnsi" w:cstheme="minorHAnsi"/>
              </w:rPr>
            </w:pPr>
          </w:p>
        </w:tc>
        <w:tc>
          <w:tcPr>
            <w:tcW w:w="720" w:type="dxa"/>
          </w:tcPr>
          <w:p w14:paraId="6F9E1768" w14:textId="77777777" w:rsidR="00632820" w:rsidRPr="00B549C1" w:rsidRDefault="00632820" w:rsidP="00B25FA9">
            <w:pPr>
              <w:tabs>
                <w:tab w:val="clear" w:pos="9360"/>
              </w:tabs>
              <w:rPr>
                <w:rFonts w:asciiTheme="minorHAnsi" w:hAnsiTheme="minorHAnsi" w:cstheme="minorHAnsi"/>
              </w:rPr>
            </w:pPr>
          </w:p>
        </w:tc>
        <w:tc>
          <w:tcPr>
            <w:tcW w:w="720" w:type="dxa"/>
          </w:tcPr>
          <w:p w14:paraId="1EF4D2DD" w14:textId="77777777" w:rsidR="00632820" w:rsidRPr="00B549C1" w:rsidRDefault="00632820" w:rsidP="00B25FA9">
            <w:pPr>
              <w:tabs>
                <w:tab w:val="clear" w:pos="9360"/>
              </w:tabs>
              <w:rPr>
                <w:rFonts w:asciiTheme="minorHAnsi" w:hAnsiTheme="minorHAnsi" w:cstheme="minorHAnsi"/>
              </w:rPr>
            </w:pPr>
          </w:p>
        </w:tc>
        <w:tc>
          <w:tcPr>
            <w:tcW w:w="720" w:type="dxa"/>
          </w:tcPr>
          <w:p w14:paraId="314A3949" w14:textId="77777777" w:rsidR="00632820" w:rsidRPr="00B549C1" w:rsidRDefault="00632820" w:rsidP="00B25FA9">
            <w:pPr>
              <w:tabs>
                <w:tab w:val="clear" w:pos="9360"/>
              </w:tabs>
              <w:rPr>
                <w:rFonts w:asciiTheme="minorHAnsi" w:hAnsiTheme="minorHAnsi" w:cstheme="minorHAnsi"/>
              </w:rPr>
            </w:pPr>
          </w:p>
        </w:tc>
        <w:tc>
          <w:tcPr>
            <w:tcW w:w="1170" w:type="dxa"/>
          </w:tcPr>
          <w:p w14:paraId="07846690" w14:textId="77777777" w:rsidR="00632820" w:rsidRPr="00B549C1" w:rsidRDefault="00632820" w:rsidP="00B25FA9">
            <w:pPr>
              <w:tabs>
                <w:tab w:val="clear" w:pos="9360"/>
              </w:tabs>
              <w:rPr>
                <w:rFonts w:asciiTheme="minorHAnsi" w:hAnsiTheme="minorHAnsi" w:cstheme="minorHAnsi"/>
              </w:rPr>
            </w:pPr>
          </w:p>
        </w:tc>
      </w:tr>
      <w:tr w:rsidR="00632820" w:rsidRPr="00B549C1" w14:paraId="160CA459" w14:textId="77777777" w:rsidTr="002F71A5">
        <w:tc>
          <w:tcPr>
            <w:tcW w:w="1368" w:type="dxa"/>
          </w:tcPr>
          <w:p w14:paraId="7AA8472B" w14:textId="7E099B8E" w:rsidR="00632820" w:rsidRPr="006F447D" w:rsidRDefault="00632820" w:rsidP="00B25FA9">
            <w:pPr>
              <w:tabs>
                <w:tab w:val="clear" w:pos="9360"/>
              </w:tabs>
            </w:pPr>
            <w:r w:rsidRPr="006F447D">
              <w:t>3.4.2.3.2.1.2</w:t>
            </w:r>
          </w:p>
        </w:tc>
        <w:tc>
          <w:tcPr>
            <w:tcW w:w="4950" w:type="dxa"/>
          </w:tcPr>
          <w:p w14:paraId="24BF393B" w14:textId="51A1A3C0" w:rsidR="00632820" w:rsidRPr="006F447D" w:rsidRDefault="00632820" w:rsidP="00B25FA9">
            <w:pPr>
              <w:tabs>
                <w:tab w:val="clear" w:pos="9360"/>
              </w:tabs>
            </w:pPr>
            <w:r w:rsidRPr="006F447D">
              <w:t>Upon selection of an operator, the Realm, or IP, or Host shall appear.</w:t>
            </w:r>
          </w:p>
        </w:tc>
        <w:tc>
          <w:tcPr>
            <w:tcW w:w="810" w:type="dxa"/>
          </w:tcPr>
          <w:p w14:paraId="5703429B" w14:textId="77777777" w:rsidR="00632820" w:rsidRPr="00B549C1" w:rsidRDefault="00632820" w:rsidP="00B25FA9">
            <w:pPr>
              <w:tabs>
                <w:tab w:val="clear" w:pos="9360"/>
              </w:tabs>
              <w:rPr>
                <w:rFonts w:asciiTheme="minorHAnsi" w:hAnsiTheme="minorHAnsi" w:cstheme="minorHAnsi"/>
              </w:rPr>
            </w:pPr>
          </w:p>
        </w:tc>
        <w:tc>
          <w:tcPr>
            <w:tcW w:w="720" w:type="dxa"/>
          </w:tcPr>
          <w:p w14:paraId="331F1AA9" w14:textId="77777777" w:rsidR="00632820" w:rsidRPr="00B549C1" w:rsidRDefault="00632820" w:rsidP="00B25FA9">
            <w:pPr>
              <w:tabs>
                <w:tab w:val="clear" w:pos="9360"/>
              </w:tabs>
              <w:rPr>
                <w:rFonts w:asciiTheme="minorHAnsi" w:hAnsiTheme="minorHAnsi" w:cstheme="minorHAnsi"/>
              </w:rPr>
            </w:pPr>
          </w:p>
        </w:tc>
        <w:tc>
          <w:tcPr>
            <w:tcW w:w="720" w:type="dxa"/>
          </w:tcPr>
          <w:p w14:paraId="4B4EA3E1" w14:textId="77777777" w:rsidR="00632820" w:rsidRPr="00B549C1" w:rsidRDefault="00632820" w:rsidP="00B25FA9">
            <w:pPr>
              <w:tabs>
                <w:tab w:val="clear" w:pos="9360"/>
              </w:tabs>
              <w:rPr>
                <w:rFonts w:asciiTheme="minorHAnsi" w:hAnsiTheme="minorHAnsi" w:cstheme="minorHAnsi"/>
              </w:rPr>
            </w:pPr>
          </w:p>
        </w:tc>
        <w:tc>
          <w:tcPr>
            <w:tcW w:w="720" w:type="dxa"/>
          </w:tcPr>
          <w:p w14:paraId="22F1CA74" w14:textId="77777777" w:rsidR="00632820" w:rsidRPr="00B549C1" w:rsidRDefault="00632820" w:rsidP="00B25FA9">
            <w:pPr>
              <w:tabs>
                <w:tab w:val="clear" w:pos="9360"/>
              </w:tabs>
              <w:rPr>
                <w:rFonts w:asciiTheme="minorHAnsi" w:hAnsiTheme="minorHAnsi" w:cstheme="minorHAnsi"/>
              </w:rPr>
            </w:pPr>
          </w:p>
        </w:tc>
        <w:tc>
          <w:tcPr>
            <w:tcW w:w="1170" w:type="dxa"/>
          </w:tcPr>
          <w:p w14:paraId="30F08435" w14:textId="77777777" w:rsidR="00632820" w:rsidRPr="00B549C1" w:rsidRDefault="00632820" w:rsidP="00B25FA9">
            <w:pPr>
              <w:tabs>
                <w:tab w:val="clear" w:pos="9360"/>
              </w:tabs>
              <w:rPr>
                <w:rFonts w:asciiTheme="minorHAnsi" w:hAnsiTheme="minorHAnsi" w:cstheme="minorHAnsi"/>
              </w:rPr>
            </w:pPr>
          </w:p>
        </w:tc>
      </w:tr>
      <w:tr w:rsidR="00632820" w:rsidRPr="00B549C1" w14:paraId="600F9A14" w14:textId="77777777" w:rsidTr="002F71A5">
        <w:tc>
          <w:tcPr>
            <w:tcW w:w="1368" w:type="dxa"/>
          </w:tcPr>
          <w:p w14:paraId="632CBE87" w14:textId="5196CE1A" w:rsidR="00632820" w:rsidRPr="006F447D" w:rsidRDefault="00632820" w:rsidP="00B25FA9">
            <w:pPr>
              <w:tabs>
                <w:tab w:val="clear" w:pos="9360"/>
              </w:tabs>
            </w:pPr>
            <w:r w:rsidRPr="006F447D">
              <w:t>3.4.2.3.2.1.3</w:t>
            </w:r>
          </w:p>
        </w:tc>
        <w:tc>
          <w:tcPr>
            <w:tcW w:w="4950" w:type="dxa"/>
          </w:tcPr>
          <w:p w14:paraId="46962380" w14:textId="216D974F" w:rsidR="00632820" w:rsidRPr="006F447D" w:rsidRDefault="00632820" w:rsidP="00B25FA9">
            <w:pPr>
              <w:tabs>
                <w:tab w:val="clear" w:pos="9360"/>
              </w:tabs>
            </w:pPr>
            <w:r w:rsidRPr="006F447D">
              <w:t>Realm and IP shall also allow drill down to Host level.</w:t>
            </w:r>
          </w:p>
        </w:tc>
        <w:tc>
          <w:tcPr>
            <w:tcW w:w="810" w:type="dxa"/>
          </w:tcPr>
          <w:p w14:paraId="08DCB2E8" w14:textId="77777777" w:rsidR="00632820" w:rsidRPr="00B549C1" w:rsidRDefault="00632820" w:rsidP="00B25FA9">
            <w:pPr>
              <w:tabs>
                <w:tab w:val="clear" w:pos="9360"/>
              </w:tabs>
              <w:rPr>
                <w:rFonts w:asciiTheme="minorHAnsi" w:hAnsiTheme="minorHAnsi" w:cstheme="minorHAnsi"/>
              </w:rPr>
            </w:pPr>
          </w:p>
        </w:tc>
        <w:tc>
          <w:tcPr>
            <w:tcW w:w="720" w:type="dxa"/>
          </w:tcPr>
          <w:p w14:paraId="15C813C0" w14:textId="77777777" w:rsidR="00632820" w:rsidRPr="00B549C1" w:rsidRDefault="00632820" w:rsidP="00B25FA9">
            <w:pPr>
              <w:tabs>
                <w:tab w:val="clear" w:pos="9360"/>
              </w:tabs>
              <w:rPr>
                <w:rFonts w:asciiTheme="minorHAnsi" w:hAnsiTheme="minorHAnsi" w:cstheme="minorHAnsi"/>
              </w:rPr>
            </w:pPr>
          </w:p>
        </w:tc>
        <w:tc>
          <w:tcPr>
            <w:tcW w:w="720" w:type="dxa"/>
          </w:tcPr>
          <w:p w14:paraId="37AA5955" w14:textId="77777777" w:rsidR="00632820" w:rsidRPr="00B549C1" w:rsidRDefault="00632820" w:rsidP="00B25FA9">
            <w:pPr>
              <w:tabs>
                <w:tab w:val="clear" w:pos="9360"/>
              </w:tabs>
              <w:rPr>
                <w:rFonts w:asciiTheme="minorHAnsi" w:hAnsiTheme="minorHAnsi" w:cstheme="minorHAnsi"/>
              </w:rPr>
            </w:pPr>
          </w:p>
        </w:tc>
        <w:tc>
          <w:tcPr>
            <w:tcW w:w="720" w:type="dxa"/>
          </w:tcPr>
          <w:p w14:paraId="1D31EEA5" w14:textId="77777777" w:rsidR="00632820" w:rsidRPr="00B549C1" w:rsidRDefault="00632820" w:rsidP="00B25FA9">
            <w:pPr>
              <w:tabs>
                <w:tab w:val="clear" w:pos="9360"/>
              </w:tabs>
              <w:rPr>
                <w:rFonts w:asciiTheme="minorHAnsi" w:hAnsiTheme="minorHAnsi" w:cstheme="minorHAnsi"/>
              </w:rPr>
            </w:pPr>
          </w:p>
        </w:tc>
        <w:tc>
          <w:tcPr>
            <w:tcW w:w="1170" w:type="dxa"/>
          </w:tcPr>
          <w:p w14:paraId="1F9CDE79" w14:textId="77777777" w:rsidR="00632820" w:rsidRPr="00B549C1" w:rsidRDefault="00632820" w:rsidP="00B25FA9">
            <w:pPr>
              <w:tabs>
                <w:tab w:val="clear" w:pos="9360"/>
              </w:tabs>
              <w:rPr>
                <w:rFonts w:asciiTheme="minorHAnsi" w:hAnsiTheme="minorHAnsi" w:cstheme="minorHAnsi"/>
              </w:rPr>
            </w:pPr>
          </w:p>
        </w:tc>
      </w:tr>
      <w:tr w:rsidR="00632820" w:rsidRPr="00B549C1" w14:paraId="3AD44F41" w14:textId="77777777" w:rsidTr="002F71A5">
        <w:tc>
          <w:tcPr>
            <w:tcW w:w="1368" w:type="dxa"/>
          </w:tcPr>
          <w:p w14:paraId="3FBC331E" w14:textId="7DF14BDF" w:rsidR="00632820" w:rsidRPr="006F447D" w:rsidRDefault="00632820" w:rsidP="00B25FA9">
            <w:pPr>
              <w:tabs>
                <w:tab w:val="clear" w:pos="9360"/>
              </w:tabs>
            </w:pPr>
            <w:r w:rsidRPr="006F447D">
              <w:t>3.4.2.4</w:t>
            </w:r>
          </w:p>
        </w:tc>
        <w:tc>
          <w:tcPr>
            <w:tcW w:w="4950" w:type="dxa"/>
          </w:tcPr>
          <w:p w14:paraId="3201CEF4" w14:textId="2CF8B35B" w:rsidR="00632820" w:rsidRPr="006F447D" w:rsidRDefault="00632820" w:rsidP="00B25FA9">
            <w:pPr>
              <w:tabs>
                <w:tab w:val="clear" w:pos="9360"/>
              </w:tabs>
            </w:pPr>
            <w:r w:rsidRPr="006F447D">
              <w:t>Headers/Titles for Customized View</w:t>
            </w:r>
          </w:p>
        </w:tc>
        <w:tc>
          <w:tcPr>
            <w:tcW w:w="810" w:type="dxa"/>
          </w:tcPr>
          <w:p w14:paraId="0A6D444E" w14:textId="77777777" w:rsidR="00632820" w:rsidRPr="00B549C1" w:rsidRDefault="00632820" w:rsidP="00B25FA9">
            <w:pPr>
              <w:tabs>
                <w:tab w:val="clear" w:pos="9360"/>
              </w:tabs>
              <w:rPr>
                <w:rFonts w:asciiTheme="minorHAnsi" w:hAnsiTheme="minorHAnsi" w:cstheme="minorHAnsi"/>
              </w:rPr>
            </w:pPr>
          </w:p>
        </w:tc>
        <w:tc>
          <w:tcPr>
            <w:tcW w:w="720" w:type="dxa"/>
          </w:tcPr>
          <w:p w14:paraId="1CE219C3" w14:textId="77777777" w:rsidR="00632820" w:rsidRPr="00B549C1" w:rsidRDefault="00632820" w:rsidP="00B25FA9">
            <w:pPr>
              <w:tabs>
                <w:tab w:val="clear" w:pos="9360"/>
              </w:tabs>
              <w:rPr>
                <w:rFonts w:asciiTheme="minorHAnsi" w:hAnsiTheme="minorHAnsi" w:cstheme="minorHAnsi"/>
              </w:rPr>
            </w:pPr>
          </w:p>
        </w:tc>
        <w:tc>
          <w:tcPr>
            <w:tcW w:w="720" w:type="dxa"/>
          </w:tcPr>
          <w:p w14:paraId="290314E0" w14:textId="77777777" w:rsidR="00632820" w:rsidRPr="00B549C1" w:rsidRDefault="00632820" w:rsidP="00B25FA9">
            <w:pPr>
              <w:tabs>
                <w:tab w:val="clear" w:pos="9360"/>
              </w:tabs>
              <w:rPr>
                <w:rFonts w:asciiTheme="minorHAnsi" w:hAnsiTheme="minorHAnsi" w:cstheme="minorHAnsi"/>
              </w:rPr>
            </w:pPr>
          </w:p>
        </w:tc>
        <w:tc>
          <w:tcPr>
            <w:tcW w:w="720" w:type="dxa"/>
          </w:tcPr>
          <w:p w14:paraId="76449057" w14:textId="77777777" w:rsidR="00632820" w:rsidRPr="00B549C1" w:rsidRDefault="00632820" w:rsidP="00B25FA9">
            <w:pPr>
              <w:tabs>
                <w:tab w:val="clear" w:pos="9360"/>
              </w:tabs>
              <w:rPr>
                <w:rFonts w:asciiTheme="minorHAnsi" w:hAnsiTheme="minorHAnsi" w:cstheme="minorHAnsi"/>
              </w:rPr>
            </w:pPr>
          </w:p>
        </w:tc>
        <w:tc>
          <w:tcPr>
            <w:tcW w:w="1170" w:type="dxa"/>
          </w:tcPr>
          <w:p w14:paraId="3F6257EF" w14:textId="77777777" w:rsidR="00632820" w:rsidRPr="00B549C1" w:rsidRDefault="00632820" w:rsidP="00B25FA9">
            <w:pPr>
              <w:tabs>
                <w:tab w:val="clear" w:pos="9360"/>
              </w:tabs>
              <w:rPr>
                <w:rFonts w:asciiTheme="minorHAnsi" w:hAnsiTheme="minorHAnsi" w:cstheme="minorHAnsi"/>
              </w:rPr>
            </w:pPr>
          </w:p>
        </w:tc>
      </w:tr>
      <w:tr w:rsidR="00632820" w:rsidRPr="00B549C1" w14:paraId="091F24BF" w14:textId="77777777" w:rsidTr="002F71A5">
        <w:tc>
          <w:tcPr>
            <w:tcW w:w="1368" w:type="dxa"/>
          </w:tcPr>
          <w:p w14:paraId="43806946" w14:textId="0AD16525" w:rsidR="00632820" w:rsidRPr="006F447D" w:rsidRDefault="00632820" w:rsidP="00B25FA9">
            <w:pPr>
              <w:tabs>
                <w:tab w:val="clear" w:pos="9360"/>
              </w:tabs>
            </w:pPr>
            <w:r w:rsidRPr="006F447D">
              <w:t>3.4.2.5</w:t>
            </w:r>
          </w:p>
        </w:tc>
        <w:tc>
          <w:tcPr>
            <w:tcW w:w="4950" w:type="dxa"/>
          </w:tcPr>
          <w:p w14:paraId="3053717B" w14:textId="1E21E0EF" w:rsidR="00632820" w:rsidRPr="006F447D" w:rsidRDefault="00632820" w:rsidP="00B25FA9">
            <w:pPr>
              <w:tabs>
                <w:tab w:val="clear" w:pos="9360"/>
              </w:tabs>
            </w:pPr>
            <w:r w:rsidRPr="006F447D">
              <w:t>Allow the user to change the chart type.</w:t>
            </w:r>
          </w:p>
        </w:tc>
        <w:tc>
          <w:tcPr>
            <w:tcW w:w="810" w:type="dxa"/>
          </w:tcPr>
          <w:p w14:paraId="0C35475D" w14:textId="77777777" w:rsidR="00632820" w:rsidRPr="00B549C1" w:rsidRDefault="00632820" w:rsidP="00B25FA9">
            <w:pPr>
              <w:tabs>
                <w:tab w:val="clear" w:pos="9360"/>
              </w:tabs>
              <w:rPr>
                <w:rFonts w:asciiTheme="minorHAnsi" w:hAnsiTheme="minorHAnsi" w:cstheme="minorHAnsi"/>
              </w:rPr>
            </w:pPr>
          </w:p>
        </w:tc>
        <w:tc>
          <w:tcPr>
            <w:tcW w:w="720" w:type="dxa"/>
          </w:tcPr>
          <w:p w14:paraId="72FF7FCB" w14:textId="77777777" w:rsidR="00632820" w:rsidRPr="00B549C1" w:rsidRDefault="00632820" w:rsidP="00B25FA9">
            <w:pPr>
              <w:tabs>
                <w:tab w:val="clear" w:pos="9360"/>
              </w:tabs>
              <w:rPr>
                <w:rFonts w:asciiTheme="minorHAnsi" w:hAnsiTheme="minorHAnsi" w:cstheme="minorHAnsi"/>
              </w:rPr>
            </w:pPr>
          </w:p>
        </w:tc>
        <w:tc>
          <w:tcPr>
            <w:tcW w:w="720" w:type="dxa"/>
          </w:tcPr>
          <w:p w14:paraId="4ED673C0" w14:textId="77777777" w:rsidR="00632820" w:rsidRPr="00B549C1" w:rsidRDefault="00632820" w:rsidP="00B25FA9">
            <w:pPr>
              <w:tabs>
                <w:tab w:val="clear" w:pos="9360"/>
              </w:tabs>
              <w:rPr>
                <w:rFonts w:asciiTheme="minorHAnsi" w:hAnsiTheme="minorHAnsi" w:cstheme="minorHAnsi"/>
              </w:rPr>
            </w:pPr>
          </w:p>
        </w:tc>
        <w:tc>
          <w:tcPr>
            <w:tcW w:w="720" w:type="dxa"/>
          </w:tcPr>
          <w:p w14:paraId="142360E6" w14:textId="77777777" w:rsidR="00632820" w:rsidRPr="00B549C1" w:rsidRDefault="00632820" w:rsidP="00B25FA9">
            <w:pPr>
              <w:tabs>
                <w:tab w:val="clear" w:pos="9360"/>
              </w:tabs>
              <w:rPr>
                <w:rFonts w:asciiTheme="minorHAnsi" w:hAnsiTheme="minorHAnsi" w:cstheme="minorHAnsi"/>
              </w:rPr>
            </w:pPr>
          </w:p>
        </w:tc>
        <w:tc>
          <w:tcPr>
            <w:tcW w:w="1170" w:type="dxa"/>
          </w:tcPr>
          <w:p w14:paraId="2C490A5C" w14:textId="77777777" w:rsidR="00632820" w:rsidRPr="00B549C1" w:rsidRDefault="00632820" w:rsidP="00B25FA9">
            <w:pPr>
              <w:tabs>
                <w:tab w:val="clear" w:pos="9360"/>
              </w:tabs>
              <w:rPr>
                <w:rFonts w:asciiTheme="minorHAnsi" w:hAnsiTheme="minorHAnsi" w:cstheme="minorHAnsi"/>
              </w:rPr>
            </w:pPr>
          </w:p>
        </w:tc>
      </w:tr>
      <w:tr w:rsidR="00632820" w:rsidRPr="00B549C1" w14:paraId="6825371A" w14:textId="77777777" w:rsidTr="002F71A5">
        <w:tc>
          <w:tcPr>
            <w:tcW w:w="1368" w:type="dxa"/>
          </w:tcPr>
          <w:p w14:paraId="58F067A6" w14:textId="76BFDC73" w:rsidR="00632820" w:rsidRPr="006F447D" w:rsidRDefault="00632820" w:rsidP="00B25FA9">
            <w:pPr>
              <w:tabs>
                <w:tab w:val="clear" w:pos="9360"/>
              </w:tabs>
            </w:pPr>
            <w:r w:rsidRPr="006F447D">
              <w:t>3.4.3</w:t>
            </w:r>
          </w:p>
        </w:tc>
        <w:tc>
          <w:tcPr>
            <w:tcW w:w="4950" w:type="dxa"/>
          </w:tcPr>
          <w:p w14:paraId="19C54358" w14:textId="39791938" w:rsidR="00632820" w:rsidRPr="006F447D" w:rsidRDefault="00632820" w:rsidP="00B25FA9">
            <w:pPr>
              <w:tabs>
                <w:tab w:val="clear" w:pos="9360"/>
              </w:tabs>
            </w:pPr>
            <w:r w:rsidRPr="006F447D">
              <w:t>Allow the User to Drill Up</w:t>
            </w:r>
          </w:p>
        </w:tc>
        <w:tc>
          <w:tcPr>
            <w:tcW w:w="810" w:type="dxa"/>
          </w:tcPr>
          <w:p w14:paraId="3FB539FF" w14:textId="77777777" w:rsidR="00632820" w:rsidRPr="00B549C1" w:rsidRDefault="00632820" w:rsidP="00B25FA9">
            <w:pPr>
              <w:tabs>
                <w:tab w:val="clear" w:pos="9360"/>
              </w:tabs>
              <w:rPr>
                <w:rFonts w:asciiTheme="minorHAnsi" w:hAnsiTheme="minorHAnsi" w:cstheme="minorHAnsi"/>
              </w:rPr>
            </w:pPr>
          </w:p>
        </w:tc>
        <w:tc>
          <w:tcPr>
            <w:tcW w:w="720" w:type="dxa"/>
          </w:tcPr>
          <w:p w14:paraId="267EB9DD" w14:textId="77777777" w:rsidR="00632820" w:rsidRPr="00B549C1" w:rsidRDefault="00632820" w:rsidP="00B25FA9">
            <w:pPr>
              <w:tabs>
                <w:tab w:val="clear" w:pos="9360"/>
              </w:tabs>
              <w:rPr>
                <w:rFonts w:asciiTheme="minorHAnsi" w:hAnsiTheme="minorHAnsi" w:cstheme="minorHAnsi"/>
              </w:rPr>
            </w:pPr>
          </w:p>
        </w:tc>
        <w:tc>
          <w:tcPr>
            <w:tcW w:w="720" w:type="dxa"/>
          </w:tcPr>
          <w:p w14:paraId="66AD1F09" w14:textId="77777777" w:rsidR="00632820" w:rsidRPr="00B549C1" w:rsidRDefault="00632820" w:rsidP="00B25FA9">
            <w:pPr>
              <w:tabs>
                <w:tab w:val="clear" w:pos="9360"/>
              </w:tabs>
              <w:rPr>
                <w:rFonts w:asciiTheme="minorHAnsi" w:hAnsiTheme="minorHAnsi" w:cstheme="minorHAnsi"/>
              </w:rPr>
            </w:pPr>
          </w:p>
        </w:tc>
        <w:tc>
          <w:tcPr>
            <w:tcW w:w="720" w:type="dxa"/>
          </w:tcPr>
          <w:p w14:paraId="1A8C8E9D" w14:textId="77777777" w:rsidR="00632820" w:rsidRPr="00B549C1" w:rsidRDefault="00632820" w:rsidP="00B25FA9">
            <w:pPr>
              <w:tabs>
                <w:tab w:val="clear" w:pos="9360"/>
              </w:tabs>
              <w:rPr>
                <w:rFonts w:asciiTheme="minorHAnsi" w:hAnsiTheme="minorHAnsi" w:cstheme="minorHAnsi"/>
              </w:rPr>
            </w:pPr>
          </w:p>
        </w:tc>
        <w:tc>
          <w:tcPr>
            <w:tcW w:w="1170" w:type="dxa"/>
          </w:tcPr>
          <w:p w14:paraId="1D47D78E" w14:textId="77777777" w:rsidR="00632820" w:rsidRPr="00B549C1" w:rsidRDefault="00632820" w:rsidP="00B25FA9">
            <w:pPr>
              <w:tabs>
                <w:tab w:val="clear" w:pos="9360"/>
              </w:tabs>
              <w:rPr>
                <w:rFonts w:asciiTheme="minorHAnsi" w:hAnsiTheme="minorHAnsi" w:cstheme="minorHAnsi"/>
              </w:rPr>
            </w:pPr>
          </w:p>
        </w:tc>
      </w:tr>
      <w:tr w:rsidR="00632820" w:rsidRPr="00B549C1" w14:paraId="0D06A2B1" w14:textId="77777777" w:rsidTr="002F71A5">
        <w:tc>
          <w:tcPr>
            <w:tcW w:w="1368" w:type="dxa"/>
          </w:tcPr>
          <w:p w14:paraId="7FAABAC3" w14:textId="529C16C6" w:rsidR="00632820" w:rsidRPr="006F447D" w:rsidRDefault="00632820" w:rsidP="00B25FA9">
            <w:pPr>
              <w:tabs>
                <w:tab w:val="clear" w:pos="9360"/>
              </w:tabs>
            </w:pPr>
            <w:r w:rsidRPr="006F447D">
              <w:t>3.5</w:t>
            </w:r>
          </w:p>
        </w:tc>
        <w:tc>
          <w:tcPr>
            <w:tcW w:w="4950" w:type="dxa"/>
          </w:tcPr>
          <w:p w14:paraId="53CBD47B" w14:textId="492285CB" w:rsidR="00632820" w:rsidRPr="006F447D" w:rsidRDefault="00632820" w:rsidP="00B25FA9">
            <w:pPr>
              <w:tabs>
                <w:tab w:val="clear" w:pos="9360"/>
              </w:tabs>
            </w:pPr>
            <w:r w:rsidRPr="006F447D">
              <w:t>SELECT DATE RANGE AND INTERVAL SCREEN CHANGES</w:t>
            </w:r>
          </w:p>
        </w:tc>
        <w:tc>
          <w:tcPr>
            <w:tcW w:w="810" w:type="dxa"/>
          </w:tcPr>
          <w:p w14:paraId="4DA36673" w14:textId="77777777" w:rsidR="00632820" w:rsidRPr="00B549C1" w:rsidRDefault="00632820" w:rsidP="00B25FA9">
            <w:pPr>
              <w:tabs>
                <w:tab w:val="clear" w:pos="9360"/>
              </w:tabs>
              <w:rPr>
                <w:rFonts w:asciiTheme="minorHAnsi" w:hAnsiTheme="minorHAnsi" w:cstheme="minorHAnsi"/>
              </w:rPr>
            </w:pPr>
          </w:p>
        </w:tc>
        <w:tc>
          <w:tcPr>
            <w:tcW w:w="720" w:type="dxa"/>
          </w:tcPr>
          <w:p w14:paraId="109E159C" w14:textId="77777777" w:rsidR="00632820" w:rsidRPr="00B549C1" w:rsidRDefault="00632820" w:rsidP="00B25FA9">
            <w:pPr>
              <w:tabs>
                <w:tab w:val="clear" w:pos="9360"/>
              </w:tabs>
              <w:rPr>
                <w:rFonts w:asciiTheme="minorHAnsi" w:hAnsiTheme="minorHAnsi" w:cstheme="minorHAnsi"/>
              </w:rPr>
            </w:pPr>
          </w:p>
        </w:tc>
        <w:tc>
          <w:tcPr>
            <w:tcW w:w="720" w:type="dxa"/>
          </w:tcPr>
          <w:p w14:paraId="1BAFAE42" w14:textId="77777777" w:rsidR="00632820" w:rsidRPr="00B549C1" w:rsidRDefault="00632820" w:rsidP="00B25FA9">
            <w:pPr>
              <w:tabs>
                <w:tab w:val="clear" w:pos="9360"/>
              </w:tabs>
              <w:rPr>
                <w:rFonts w:asciiTheme="minorHAnsi" w:hAnsiTheme="minorHAnsi" w:cstheme="minorHAnsi"/>
              </w:rPr>
            </w:pPr>
          </w:p>
        </w:tc>
        <w:tc>
          <w:tcPr>
            <w:tcW w:w="720" w:type="dxa"/>
          </w:tcPr>
          <w:p w14:paraId="3DBCD060" w14:textId="77777777" w:rsidR="00632820" w:rsidRPr="00B549C1" w:rsidRDefault="00632820" w:rsidP="00B25FA9">
            <w:pPr>
              <w:tabs>
                <w:tab w:val="clear" w:pos="9360"/>
              </w:tabs>
              <w:rPr>
                <w:rFonts w:asciiTheme="minorHAnsi" w:hAnsiTheme="minorHAnsi" w:cstheme="minorHAnsi"/>
              </w:rPr>
            </w:pPr>
          </w:p>
        </w:tc>
        <w:tc>
          <w:tcPr>
            <w:tcW w:w="1170" w:type="dxa"/>
          </w:tcPr>
          <w:p w14:paraId="0F92C7C6" w14:textId="77777777" w:rsidR="00632820" w:rsidRPr="00B549C1" w:rsidRDefault="00632820" w:rsidP="00B25FA9">
            <w:pPr>
              <w:tabs>
                <w:tab w:val="clear" w:pos="9360"/>
              </w:tabs>
              <w:rPr>
                <w:rFonts w:asciiTheme="minorHAnsi" w:hAnsiTheme="minorHAnsi" w:cstheme="minorHAnsi"/>
              </w:rPr>
            </w:pPr>
          </w:p>
        </w:tc>
      </w:tr>
      <w:tr w:rsidR="00632820" w:rsidRPr="00B549C1" w14:paraId="1DA619AE" w14:textId="77777777" w:rsidTr="002F71A5">
        <w:tc>
          <w:tcPr>
            <w:tcW w:w="1368" w:type="dxa"/>
          </w:tcPr>
          <w:p w14:paraId="4ECFB844" w14:textId="0833D9E4" w:rsidR="00632820" w:rsidRPr="006F447D" w:rsidRDefault="00632820" w:rsidP="00B25FA9">
            <w:pPr>
              <w:tabs>
                <w:tab w:val="clear" w:pos="9360"/>
              </w:tabs>
            </w:pPr>
            <w:r w:rsidRPr="006F447D">
              <w:lastRenderedPageBreak/>
              <w:t>3.5.1</w:t>
            </w:r>
          </w:p>
        </w:tc>
        <w:tc>
          <w:tcPr>
            <w:tcW w:w="4950" w:type="dxa"/>
          </w:tcPr>
          <w:p w14:paraId="11DCE372" w14:textId="483AC3B7" w:rsidR="00632820" w:rsidRPr="006F447D" w:rsidRDefault="00632820" w:rsidP="00B25FA9">
            <w:pPr>
              <w:tabs>
                <w:tab w:val="clear" w:pos="9360"/>
              </w:tabs>
            </w:pPr>
            <w:r w:rsidRPr="006F447D">
              <w:t>Custom Date Ranges</w:t>
            </w:r>
          </w:p>
        </w:tc>
        <w:tc>
          <w:tcPr>
            <w:tcW w:w="810" w:type="dxa"/>
          </w:tcPr>
          <w:p w14:paraId="620E3E9D" w14:textId="77777777" w:rsidR="00632820" w:rsidRPr="00B549C1" w:rsidRDefault="00632820" w:rsidP="00B25FA9">
            <w:pPr>
              <w:tabs>
                <w:tab w:val="clear" w:pos="9360"/>
              </w:tabs>
              <w:rPr>
                <w:rFonts w:asciiTheme="minorHAnsi" w:hAnsiTheme="minorHAnsi" w:cstheme="minorHAnsi"/>
              </w:rPr>
            </w:pPr>
          </w:p>
        </w:tc>
        <w:tc>
          <w:tcPr>
            <w:tcW w:w="720" w:type="dxa"/>
          </w:tcPr>
          <w:p w14:paraId="578501B3" w14:textId="77777777" w:rsidR="00632820" w:rsidRPr="00B549C1" w:rsidRDefault="00632820" w:rsidP="00B25FA9">
            <w:pPr>
              <w:tabs>
                <w:tab w:val="clear" w:pos="9360"/>
              </w:tabs>
              <w:rPr>
                <w:rFonts w:asciiTheme="minorHAnsi" w:hAnsiTheme="minorHAnsi" w:cstheme="minorHAnsi"/>
              </w:rPr>
            </w:pPr>
          </w:p>
        </w:tc>
        <w:tc>
          <w:tcPr>
            <w:tcW w:w="720" w:type="dxa"/>
          </w:tcPr>
          <w:p w14:paraId="249F02C0" w14:textId="77777777" w:rsidR="00632820" w:rsidRPr="00B549C1" w:rsidRDefault="00632820" w:rsidP="00B25FA9">
            <w:pPr>
              <w:tabs>
                <w:tab w:val="clear" w:pos="9360"/>
              </w:tabs>
              <w:rPr>
                <w:rFonts w:asciiTheme="minorHAnsi" w:hAnsiTheme="minorHAnsi" w:cstheme="minorHAnsi"/>
              </w:rPr>
            </w:pPr>
          </w:p>
        </w:tc>
        <w:tc>
          <w:tcPr>
            <w:tcW w:w="720" w:type="dxa"/>
          </w:tcPr>
          <w:p w14:paraId="0339479C" w14:textId="77777777" w:rsidR="00632820" w:rsidRPr="00B549C1" w:rsidRDefault="00632820" w:rsidP="00B25FA9">
            <w:pPr>
              <w:tabs>
                <w:tab w:val="clear" w:pos="9360"/>
              </w:tabs>
              <w:rPr>
                <w:rFonts w:asciiTheme="minorHAnsi" w:hAnsiTheme="minorHAnsi" w:cstheme="minorHAnsi"/>
              </w:rPr>
            </w:pPr>
          </w:p>
        </w:tc>
        <w:tc>
          <w:tcPr>
            <w:tcW w:w="1170" w:type="dxa"/>
          </w:tcPr>
          <w:p w14:paraId="477CE691" w14:textId="77777777" w:rsidR="00632820" w:rsidRPr="00B549C1" w:rsidRDefault="00632820" w:rsidP="00B25FA9">
            <w:pPr>
              <w:tabs>
                <w:tab w:val="clear" w:pos="9360"/>
              </w:tabs>
              <w:rPr>
                <w:rFonts w:asciiTheme="minorHAnsi" w:hAnsiTheme="minorHAnsi" w:cstheme="minorHAnsi"/>
              </w:rPr>
            </w:pPr>
          </w:p>
        </w:tc>
      </w:tr>
      <w:tr w:rsidR="00632820" w:rsidRPr="00B549C1" w14:paraId="33A648B0" w14:textId="77777777" w:rsidTr="002F71A5">
        <w:tc>
          <w:tcPr>
            <w:tcW w:w="1368" w:type="dxa"/>
          </w:tcPr>
          <w:p w14:paraId="01D5EE35" w14:textId="0D3F4468" w:rsidR="00632820" w:rsidRPr="006F447D" w:rsidRDefault="00632820" w:rsidP="00B25FA9">
            <w:pPr>
              <w:tabs>
                <w:tab w:val="clear" w:pos="9360"/>
              </w:tabs>
            </w:pPr>
            <w:r w:rsidRPr="006F447D">
              <w:t>3.5.2</w:t>
            </w:r>
          </w:p>
        </w:tc>
        <w:tc>
          <w:tcPr>
            <w:tcW w:w="4950" w:type="dxa"/>
          </w:tcPr>
          <w:p w14:paraId="07201DE1" w14:textId="4F3013A9" w:rsidR="00632820" w:rsidRPr="006F447D" w:rsidRDefault="00632820" w:rsidP="00B25FA9">
            <w:pPr>
              <w:tabs>
                <w:tab w:val="clear" w:pos="9360"/>
              </w:tabs>
            </w:pPr>
            <w:r w:rsidRPr="006F447D">
              <w:t>Select Range List Changes</w:t>
            </w:r>
          </w:p>
        </w:tc>
        <w:tc>
          <w:tcPr>
            <w:tcW w:w="810" w:type="dxa"/>
          </w:tcPr>
          <w:p w14:paraId="7627042C" w14:textId="77777777" w:rsidR="00632820" w:rsidRPr="00B549C1" w:rsidRDefault="00632820" w:rsidP="00B25FA9">
            <w:pPr>
              <w:tabs>
                <w:tab w:val="clear" w:pos="9360"/>
              </w:tabs>
              <w:rPr>
                <w:rFonts w:asciiTheme="minorHAnsi" w:hAnsiTheme="minorHAnsi" w:cstheme="minorHAnsi"/>
              </w:rPr>
            </w:pPr>
          </w:p>
        </w:tc>
        <w:tc>
          <w:tcPr>
            <w:tcW w:w="720" w:type="dxa"/>
          </w:tcPr>
          <w:p w14:paraId="51D80F19" w14:textId="77777777" w:rsidR="00632820" w:rsidRPr="00B549C1" w:rsidRDefault="00632820" w:rsidP="00B25FA9">
            <w:pPr>
              <w:tabs>
                <w:tab w:val="clear" w:pos="9360"/>
              </w:tabs>
              <w:rPr>
                <w:rFonts w:asciiTheme="minorHAnsi" w:hAnsiTheme="minorHAnsi" w:cstheme="minorHAnsi"/>
              </w:rPr>
            </w:pPr>
          </w:p>
        </w:tc>
        <w:tc>
          <w:tcPr>
            <w:tcW w:w="720" w:type="dxa"/>
          </w:tcPr>
          <w:p w14:paraId="68C81E34" w14:textId="77777777" w:rsidR="00632820" w:rsidRPr="00B549C1" w:rsidRDefault="00632820" w:rsidP="00B25FA9">
            <w:pPr>
              <w:tabs>
                <w:tab w:val="clear" w:pos="9360"/>
              </w:tabs>
              <w:rPr>
                <w:rFonts w:asciiTheme="minorHAnsi" w:hAnsiTheme="minorHAnsi" w:cstheme="minorHAnsi"/>
              </w:rPr>
            </w:pPr>
          </w:p>
        </w:tc>
        <w:tc>
          <w:tcPr>
            <w:tcW w:w="720" w:type="dxa"/>
          </w:tcPr>
          <w:p w14:paraId="603B8ED9" w14:textId="77777777" w:rsidR="00632820" w:rsidRPr="00B549C1" w:rsidRDefault="00632820" w:rsidP="00B25FA9">
            <w:pPr>
              <w:tabs>
                <w:tab w:val="clear" w:pos="9360"/>
              </w:tabs>
              <w:rPr>
                <w:rFonts w:asciiTheme="minorHAnsi" w:hAnsiTheme="minorHAnsi" w:cstheme="minorHAnsi"/>
              </w:rPr>
            </w:pPr>
          </w:p>
        </w:tc>
        <w:tc>
          <w:tcPr>
            <w:tcW w:w="1170" w:type="dxa"/>
          </w:tcPr>
          <w:p w14:paraId="67E4127E" w14:textId="77777777" w:rsidR="00632820" w:rsidRPr="00B549C1" w:rsidRDefault="00632820" w:rsidP="00B25FA9">
            <w:pPr>
              <w:tabs>
                <w:tab w:val="clear" w:pos="9360"/>
              </w:tabs>
              <w:rPr>
                <w:rFonts w:asciiTheme="minorHAnsi" w:hAnsiTheme="minorHAnsi" w:cstheme="minorHAnsi"/>
              </w:rPr>
            </w:pPr>
          </w:p>
        </w:tc>
      </w:tr>
      <w:tr w:rsidR="00632820" w:rsidRPr="00B549C1" w14:paraId="2C063242" w14:textId="77777777" w:rsidTr="002F71A5">
        <w:tc>
          <w:tcPr>
            <w:tcW w:w="1368" w:type="dxa"/>
          </w:tcPr>
          <w:p w14:paraId="2A3D66C4" w14:textId="3597DB21" w:rsidR="00632820" w:rsidRPr="006F447D" w:rsidRDefault="00632820" w:rsidP="00B25FA9">
            <w:pPr>
              <w:tabs>
                <w:tab w:val="clear" w:pos="9360"/>
              </w:tabs>
            </w:pPr>
          </w:p>
        </w:tc>
        <w:tc>
          <w:tcPr>
            <w:tcW w:w="4950" w:type="dxa"/>
          </w:tcPr>
          <w:p w14:paraId="109C3C68" w14:textId="5D9ACFA6" w:rsidR="00632820" w:rsidRPr="006F447D" w:rsidRDefault="00632820" w:rsidP="00B25FA9">
            <w:pPr>
              <w:tabs>
                <w:tab w:val="clear" w:pos="9360"/>
              </w:tabs>
            </w:pPr>
          </w:p>
        </w:tc>
        <w:tc>
          <w:tcPr>
            <w:tcW w:w="810" w:type="dxa"/>
          </w:tcPr>
          <w:p w14:paraId="54C61508" w14:textId="77777777" w:rsidR="00632820" w:rsidRPr="00B549C1" w:rsidRDefault="00632820" w:rsidP="00B25FA9">
            <w:pPr>
              <w:tabs>
                <w:tab w:val="clear" w:pos="9360"/>
              </w:tabs>
              <w:rPr>
                <w:rFonts w:asciiTheme="minorHAnsi" w:hAnsiTheme="minorHAnsi" w:cstheme="minorHAnsi"/>
              </w:rPr>
            </w:pPr>
          </w:p>
        </w:tc>
        <w:tc>
          <w:tcPr>
            <w:tcW w:w="720" w:type="dxa"/>
          </w:tcPr>
          <w:p w14:paraId="4E21B709" w14:textId="77777777" w:rsidR="00632820" w:rsidRPr="00B549C1" w:rsidRDefault="00632820" w:rsidP="00B25FA9">
            <w:pPr>
              <w:tabs>
                <w:tab w:val="clear" w:pos="9360"/>
              </w:tabs>
              <w:rPr>
                <w:rFonts w:asciiTheme="minorHAnsi" w:hAnsiTheme="minorHAnsi" w:cstheme="minorHAnsi"/>
              </w:rPr>
            </w:pPr>
          </w:p>
        </w:tc>
        <w:tc>
          <w:tcPr>
            <w:tcW w:w="720" w:type="dxa"/>
          </w:tcPr>
          <w:p w14:paraId="7E77BA05" w14:textId="77777777" w:rsidR="00632820" w:rsidRPr="00B549C1" w:rsidRDefault="00632820" w:rsidP="00B25FA9">
            <w:pPr>
              <w:tabs>
                <w:tab w:val="clear" w:pos="9360"/>
              </w:tabs>
              <w:rPr>
                <w:rFonts w:asciiTheme="minorHAnsi" w:hAnsiTheme="minorHAnsi" w:cstheme="minorHAnsi"/>
              </w:rPr>
            </w:pPr>
          </w:p>
        </w:tc>
        <w:tc>
          <w:tcPr>
            <w:tcW w:w="720" w:type="dxa"/>
          </w:tcPr>
          <w:p w14:paraId="52284548" w14:textId="77777777" w:rsidR="00632820" w:rsidRPr="00B549C1" w:rsidRDefault="00632820" w:rsidP="00B25FA9">
            <w:pPr>
              <w:tabs>
                <w:tab w:val="clear" w:pos="9360"/>
              </w:tabs>
              <w:rPr>
                <w:rFonts w:asciiTheme="minorHAnsi" w:hAnsiTheme="minorHAnsi" w:cstheme="minorHAnsi"/>
              </w:rPr>
            </w:pPr>
          </w:p>
        </w:tc>
        <w:tc>
          <w:tcPr>
            <w:tcW w:w="1170" w:type="dxa"/>
          </w:tcPr>
          <w:p w14:paraId="6DF6B18C" w14:textId="77777777" w:rsidR="00632820" w:rsidRPr="00B549C1" w:rsidRDefault="00632820" w:rsidP="00B25FA9">
            <w:pPr>
              <w:tabs>
                <w:tab w:val="clear" w:pos="9360"/>
              </w:tabs>
              <w:rPr>
                <w:rFonts w:asciiTheme="minorHAnsi" w:hAnsiTheme="minorHAnsi" w:cstheme="minorHAnsi"/>
              </w:rPr>
            </w:pPr>
          </w:p>
        </w:tc>
      </w:tr>
      <w:tr w:rsidR="00901ABA" w:rsidRPr="00B549C1" w14:paraId="38CD7343" w14:textId="77777777" w:rsidTr="002F71A5">
        <w:tc>
          <w:tcPr>
            <w:tcW w:w="1368" w:type="dxa"/>
          </w:tcPr>
          <w:p w14:paraId="663A6BC3" w14:textId="5AC11C7D" w:rsidR="00901ABA" w:rsidRPr="006F447D" w:rsidRDefault="00901ABA" w:rsidP="00B25FA9">
            <w:pPr>
              <w:tabs>
                <w:tab w:val="clear" w:pos="9360"/>
              </w:tabs>
            </w:pPr>
            <w:r w:rsidRPr="006F447D">
              <w:t>3.5.3</w:t>
            </w:r>
          </w:p>
        </w:tc>
        <w:tc>
          <w:tcPr>
            <w:tcW w:w="4950" w:type="dxa"/>
          </w:tcPr>
          <w:p w14:paraId="6A450190" w14:textId="6A6A8CCA" w:rsidR="00901ABA" w:rsidRPr="006F447D" w:rsidRDefault="00901ABA" w:rsidP="00B25FA9">
            <w:pPr>
              <w:tabs>
                <w:tab w:val="clear" w:pos="9360"/>
              </w:tabs>
            </w:pPr>
            <w:r w:rsidRPr="006F447D">
              <w:t>Many to Many Relationships</w:t>
            </w:r>
          </w:p>
        </w:tc>
        <w:tc>
          <w:tcPr>
            <w:tcW w:w="810" w:type="dxa"/>
          </w:tcPr>
          <w:p w14:paraId="7459D676" w14:textId="77777777" w:rsidR="00901ABA" w:rsidRPr="00B549C1" w:rsidRDefault="00901ABA" w:rsidP="00B25FA9">
            <w:pPr>
              <w:tabs>
                <w:tab w:val="clear" w:pos="9360"/>
              </w:tabs>
              <w:rPr>
                <w:rFonts w:asciiTheme="minorHAnsi" w:hAnsiTheme="minorHAnsi" w:cstheme="minorHAnsi"/>
              </w:rPr>
            </w:pPr>
          </w:p>
        </w:tc>
        <w:tc>
          <w:tcPr>
            <w:tcW w:w="720" w:type="dxa"/>
          </w:tcPr>
          <w:p w14:paraId="35857550" w14:textId="77777777" w:rsidR="00901ABA" w:rsidRPr="00B549C1" w:rsidRDefault="00901ABA" w:rsidP="00B25FA9">
            <w:pPr>
              <w:tabs>
                <w:tab w:val="clear" w:pos="9360"/>
              </w:tabs>
              <w:rPr>
                <w:rFonts w:asciiTheme="minorHAnsi" w:hAnsiTheme="minorHAnsi" w:cstheme="minorHAnsi"/>
              </w:rPr>
            </w:pPr>
          </w:p>
        </w:tc>
        <w:tc>
          <w:tcPr>
            <w:tcW w:w="720" w:type="dxa"/>
          </w:tcPr>
          <w:p w14:paraId="5BF24F0F" w14:textId="77777777" w:rsidR="00901ABA" w:rsidRPr="00B549C1" w:rsidRDefault="00901ABA" w:rsidP="00B25FA9">
            <w:pPr>
              <w:tabs>
                <w:tab w:val="clear" w:pos="9360"/>
              </w:tabs>
              <w:rPr>
                <w:rFonts w:asciiTheme="minorHAnsi" w:hAnsiTheme="minorHAnsi" w:cstheme="minorHAnsi"/>
              </w:rPr>
            </w:pPr>
          </w:p>
        </w:tc>
        <w:tc>
          <w:tcPr>
            <w:tcW w:w="720" w:type="dxa"/>
          </w:tcPr>
          <w:p w14:paraId="79CFD9D9" w14:textId="77777777" w:rsidR="00901ABA" w:rsidRPr="00B549C1" w:rsidRDefault="00901ABA" w:rsidP="00B25FA9">
            <w:pPr>
              <w:tabs>
                <w:tab w:val="clear" w:pos="9360"/>
              </w:tabs>
              <w:rPr>
                <w:rFonts w:asciiTheme="minorHAnsi" w:hAnsiTheme="minorHAnsi" w:cstheme="minorHAnsi"/>
              </w:rPr>
            </w:pPr>
          </w:p>
        </w:tc>
        <w:tc>
          <w:tcPr>
            <w:tcW w:w="1170" w:type="dxa"/>
          </w:tcPr>
          <w:p w14:paraId="35E54D26" w14:textId="77777777" w:rsidR="00901ABA" w:rsidRPr="00B549C1" w:rsidRDefault="00901ABA" w:rsidP="00B25FA9">
            <w:pPr>
              <w:tabs>
                <w:tab w:val="clear" w:pos="9360"/>
              </w:tabs>
              <w:rPr>
                <w:rFonts w:asciiTheme="minorHAnsi" w:hAnsiTheme="minorHAnsi" w:cstheme="minorHAnsi"/>
              </w:rPr>
            </w:pPr>
          </w:p>
        </w:tc>
      </w:tr>
      <w:tr w:rsidR="0017339A" w:rsidRPr="00B549C1" w14:paraId="40095ED9" w14:textId="77777777" w:rsidTr="002F71A5">
        <w:tc>
          <w:tcPr>
            <w:tcW w:w="1368" w:type="dxa"/>
          </w:tcPr>
          <w:p w14:paraId="6C46A816" w14:textId="02CE20E2" w:rsidR="0017339A" w:rsidRPr="006F447D" w:rsidRDefault="0017339A" w:rsidP="0017339A">
            <w:pPr>
              <w:tabs>
                <w:tab w:val="clear" w:pos="9360"/>
              </w:tabs>
            </w:pPr>
            <w:r w:rsidRPr="006F447D">
              <w:t>3.6</w:t>
            </w:r>
          </w:p>
        </w:tc>
        <w:tc>
          <w:tcPr>
            <w:tcW w:w="4950" w:type="dxa"/>
          </w:tcPr>
          <w:p w14:paraId="6DAB3C97" w14:textId="086DE225" w:rsidR="0017339A" w:rsidRPr="006F447D" w:rsidRDefault="0017339A" w:rsidP="00B25FA9">
            <w:pPr>
              <w:tabs>
                <w:tab w:val="clear" w:pos="9360"/>
              </w:tabs>
            </w:pPr>
            <w:r w:rsidRPr="006F447D">
              <w:t>TRAFFIC TYPES</w:t>
            </w:r>
          </w:p>
        </w:tc>
        <w:tc>
          <w:tcPr>
            <w:tcW w:w="810" w:type="dxa"/>
          </w:tcPr>
          <w:p w14:paraId="5D405C92" w14:textId="77777777" w:rsidR="0017339A" w:rsidRPr="00B549C1" w:rsidRDefault="0017339A" w:rsidP="00B25FA9">
            <w:pPr>
              <w:tabs>
                <w:tab w:val="clear" w:pos="9360"/>
              </w:tabs>
              <w:rPr>
                <w:rFonts w:asciiTheme="minorHAnsi" w:hAnsiTheme="minorHAnsi" w:cstheme="minorHAnsi"/>
              </w:rPr>
            </w:pPr>
          </w:p>
        </w:tc>
        <w:tc>
          <w:tcPr>
            <w:tcW w:w="720" w:type="dxa"/>
          </w:tcPr>
          <w:p w14:paraId="092C46A7" w14:textId="77777777" w:rsidR="0017339A" w:rsidRPr="00B549C1" w:rsidRDefault="0017339A" w:rsidP="00B25FA9">
            <w:pPr>
              <w:tabs>
                <w:tab w:val="clear" w:pos="9360"/>
              </w:tabs>
              <w:rPr>
                <w:rFonts w:asciiTheme="minorHAnsi" w:hAnsiTheme="minorHAnsi" w:cstheme="minorHAnsi"/>
              </w:rPr>
            </w:pPr>
          </w:p>
        </w:tc>
        <w:tc>
          <w:tcPr>
            <w:tcW w:w="720" w:type="dxa"/>
          </w:tcPr>
          <w:p w14:paraId="029F2094" w14:textId="77777777" w:rsidR="0017339A" w:rsidRPr="00B549C1" w:rsidRDefault="0017339A" w:rsidP="00B25FA9">
            <w:pPr>
              <w:tabs>
                <w:tab w:val="clear" w:pos="9360"/>
              </w:tabs>
              <w:rPr>
                <w:rFonts w:asciiTheme="minorHAnsi" w:hAnsiTheme="minorHAnsi" w:cstheme="minorHAnsi"/>
              </w:rPr>
            </w:pPr>
          </w:p>
        </w:tc>
        <w:tc>
          <w:tcPr>
            <w:tcW w:w="720" w:type="dxa"/>
          </w:tcPr>
          <w:p w14:paraId="2DB1922D" w14:textId="77777777" w:rsidR="0017339A" w:rsidRPr="00B549C1" w:rsidRDefault="0017339A" w:rsidP="00B25FA9">
            <w:pPr>
              <w:tabs>
                <w:tab w:val="clear" w:pos="9360"/>
              </w:tabs>
              <w:rPr>
                <w:rFonts w:asciiTheme="minorHAnsi" w:hAnsiTheme="minorHAnsi" w:cstheme="minorHAnsi"/>
              </w:rPr>
            </w:pPr>
          </w:p>
        </w:tc>
        <w:tc>
          <w:tcPr>
            <w:tcW w:w="1170" w:type="dxa"/>
          </w:tcPr>
          <w:p w14:paraId="10419BF9" w14:textId="77777777" w:rsidR="0017339A" w:rsidRPr="00B549C1" w:rsidRDefault="0017339A" w:rsidP="00B25FA9">
            <w:pPr>
              <w:tabs>
                <w:tab w:val="clear" w:pos="9360"/>
              </w:tabs>
              <w:rPr>
                <w:rFonts w:asciiTheme="minorHAnsi" w:hAnsiTheme="minorHAnsi" w:cstheme="minorHAnsi"/>
              </w:rPr>
            </w:pPr>
          </w:p>
        </w:tc>
      </w:tr>
      <w:tr w:rsidR="0017339A" w:rsidRPr="00B549C1" w14:paraId="380D3EA8" w14:textId="77777777" w:rsidTr="002F71A5">
        <w:tc>
          <w:tcPr>
            <w:tcW w:w="1368" w:type="dxa"/>
          </w:tcPr>
          <w:p w14:paraId="690E638B" w14:textId="38D02909" w:rsidR="0017339A" w:rsidRPr="006F447D" w:rsidRDefault="0017339A" w:rsidP="00B25FA9">
            <w:pPr>
              <w:tabs>
                <w:tab w:val="clear" w:pos="9360"/>
              </w:tabs>
            </w:pPr>
            <w:r w:rsidRPr="006F447D">
              <w:t>3.6.1</w:t>
            </w:r>
          </w:p>
        </w:tc>
        <w:tc>
          <w:tcPr>
            <w:tcW w:w="4950" w:type="dxa"/>
          </w:tcPr>
          <w:p w14:paraId="680DBD3C" w14:textId="2961496D" w:rsidR="0017339A" w:rsidRPr="006F447D" w:rsidRDefault="0017339A" w:rsidP="00B25FA9">
            <w:pPr>
              <w:tabs>
                <w:tab w:val="clear" w:pos="9360"/>
              </w:tabs>
            </w:pPr>
            <w:r w:rsidRPr="006F447D">
              <w:t xml:space="preserve">Request Code – Message Direction = </w:t>
            </w:r>
            <w:proofErr w:type="spellStart"/>
            <w:r w:rsidRPr="006F447D">
              <w:t>Serv</w:t>
            </w:r>
            <w:proofErr w:type="spellEnd"/>
            <w:r w:rsidRPr="006F447D">
              <w:t xml:space="preserve"> -&gt; Home</w:t>
            </w:r>
          </w:p>
        </w:tc>
        <w:tc>
          <w:tcPr>
            <w:tcW w:w="810" w:type="dxa"/>
          </w:tcPr>
          <w:p w14:paraId="72219CA8" w14:textId="77777777" w:rsidR="0017339A" w:rsidRPr="00B549C1" w:rsidRDefault="0017339A" w:rsidP="00B25FA9">
            <w:pPr>
              <w:tabs>
                <w:tab w:val="clear" w:pos="9360"/>
              </w:tabs>
              <w:rPr>
                <w:rFonts w:asciiTheme="minorHAnsi" w:hAnsiTheme="minorHAnsi" w:cstheme="minorHAnsi"/>
              </w:rPr>
            </w:pPr>
          </w:p>
        </w:tc>
        <w:tc>
          <w:tcPr>
            <w:tcW w:w="720" w:type="dxa"/>
          </w:tcPr>
          <w:p w14:paraId="0E83CE86" w14:textId="77777777" w:rsidR="0017339A" w:rsidRPr="00B549C1" w:rsidRDefault="0017339A" w:rsidP="00B25FA9">
            <w:pPr>
              <w:tabs>
                <w:tab w:val="clear" w:pos="9360"/>
              </w:tabs>
              <w:rPr>
                <w:rFonts w:asciiTheme="minorHAnsi" w:hAnsiTheme="minorHAnsi" w:cstheme="minorHAnsi"/>
              </w:rPr>
            </w:pPr>
          </w:p>
        </w:tc>
        <w:tc>
          <w:tcPr>
            <w:tcW w:w="720" w:type="dxa"/>
          </w:tcPr>
          <w:p w14:paraId="719696F6" w14:textId="77777777" w:rsidR="0017339A" w:rsidRPr="00B549C1" w:rsidRDefault="0017339A" w:rsidP="00B25FA9">
            <w:pPr>
              <w:tabs>
                <w:tab w:val="clear" w:pos="9360"/>
              </w:tabs>
              <w:rPr>
                <w:rFonts w:asciiTheme="minorHAnsi" w:hAnsiTheme="minorHAnsi" w:cstheme="minorHAnsi"/>
              </w:rPr>
            </w:pPr>
          </w:p>
        </w:tc>
        <w:tc>
          <w:tcPr>
            <w:tcW w:w="720" w:type="dxa"/>
          </w:tcPr>
          <w:p w14:paraId="392A429E" w14:textId="77777777" w:rsidR="0017339A" w:rsidRPr="00B549C1" w:rsidRDefault="0017339A" w:rsidP="00B25FA9">
            <w:pPr>
              <w:tabs>
                <w:tab w:val="clear" w:pos="9360"/>
              </w:tabs>
              <w:rPr>
                <w:rFonts w:asciiTheme="minorHAnsi" w:hAnsiTheme="minorHAnsi" w:cstheme="minorHAnsi"/>
              </w:rPr>
            </w:pPr>
          </w:p>
        </w:tc>
        <w:tc>
          <w:tcPr>
            <w:tcW w:w="1170" w:type="dxa"/>
          </w:tcPr>
          <w:p w14:paraId="254A8CEE" w14:textId="77777777" w:rsidR="0017339A" w:rsidRPr="00B549C1" w:rsidRDefault="0017339A" w:rsidP="00B25FA9">
            <w:pPr>
              <w:tabs>
                <w:tab w:val="clear" w:pos="9360"/>
              </w:tabs>
              <w:rPr>
                <w:rFonts w:asciiTheme="minorHAnsi" w:hAnsiTheme="minorHAnsi" w:cstheme="minorHAnsi"/>
              </w:rPr>
            </w:pPr>
          </w:p>
        </w:tc>
      </w:tr>
      <w:tr w:rsidR="0017339A" w:rsidRPr="00B549C1" w14:paraId="5BC86C2B" w14:textId="77777777" w:rsidTr="002F71A5">
        <w:tc>
          <w:tcPr>
            <w:tcW w:w="1368" w:type="dxa"/>
          </w:tcPr>
          <w:p w14:paraId="0431C5AA" w14:textId="24C31B2F" w:rsidR="0017339A" w:rsidRPr="006F447D" w:rsidRDefault="0017339A" w:rsidP="00B25FA9">
            <w:pPr>
              <w:tabs>
                <w:tab w:val="clear" w:pos="9360"/>
              </w:tabs>
            </w:pPr>
            <w:r w:rsidRPr="006F447D">
              <w:t>3.6.2</w:t>
            </w:r>
          </w:p>
        </w:tc>
        <w:tc>
          <w:tcPr>
            <w:tcW w:w="4950" w:type="dxa"/>
          </w:tcPr>
          <w:p w14:paraId="0478C608" w14:textId="6B166321" w:rsidR="0017339A" w:rsidRPr="006F447D" w:rsidRDefault="0017339A" w:rsidP="00B25FA9">
            <w:pPr>
              <w:tabs>
                <w:tab w:val="clear" w:pos="9360"/>
              </w:tabs>
            </w:pPr>
            <w:r w:rsidRPr="006F447D">
              <w:t xml:space="preserve">Request Code - Message Direction = Home -&gt; </w:t>
            </w:r>
            <w:proofErr w:type="spellStart"/>
            <w:r w:rsidRPr="006F447D">
              <w:t>Serv</w:t>
            </w:r>
            <w:proofErr w:type="spellEnd"/>
          </w:p>
        </w:tc>
        <w:tc>
          <w:tcPr>
            <w:tcW w:w="810" w:type="dxa"/>
          </w:tcPr>
          <w:p w14:paraId="2851C805" w14:textId="77777777" w:rsidR="0017339A" w:rsidRPr="00B549C1" w:rsidRDefault="0017339A" w:rsidP="00B25FA9">
            <w:pPr>
              <w:tabs>
                <w:tab w:val="clear" w:pos="9360"/>
              </w:tabs>
              <w:rPr>
                <w:rFonts w:asciiTheme="minorHAnsi" w:hAnsiTheme="minorHAnsi" w:cstheme="minorHAnsi"/>
              </w:rPr>
            </w:pPr>
          </w:p>
        </w:tc>
        <w:tc>
          <w:tcPr>
            <w:tcW w:w="720" w:type="dxa"/>
          </w:tcPr>
          <w:p w14:paraId="64733A9C" w14:textId="77777777" w:rsidR="0017339A" w:rsidRPr="00B549C1" w:rsidRDefault="0017339A" w:rsidP="00B25FA9">
            <w:pPr>
              <w:tabs>
                <w:tab w:val="clear" w:pos="9360"/>
              </w:tabs>
              <w:rPr>
                <w:rFonts w:asciiTheme="minorHAnsi" w:hAnsiTheme="minorHAnsi" w:cstheme="minorHAnsi"/>
              </w:rPr>
            </w:pPr>
          </w:p>
        </w:tc>
        <w:tc>
          <w:tcPr>
            <w:tcW w:w="720" w:type="dxa"/>
          </w:tcPr>
          <w:p w14:paraId="339C67DC" w14:textId="77777777" w:rsidR="0017339A" w:rsidRPr="00B549C1" w:rsidRDefault="0017339A" w:rsidP="00B25FA9">
            <w:pPr>
              <w:tabs>
                <w:tab w:val="clear" w:pos="9360"/>
              </w:tabs>
              <w:rPr>
                <w:rFonts w:asciiTheme="minorHAnsi" w:hAnsiTheme="minorHAnsi" w:cstheme="minorHAnsi"/>
              </w:rPr>
            </w:pPr>
          </w:p>
        </w:tc>
        <w:tc>
          <w:tcPr>
            <w:tcW w:w="720" w:type="dxa"/>
          </w:tcPr>
          <w:p w14:paraId="12494010" w14:textId="77777777" w:rsidR="0017339A" w:rsidRPr="00B549C1" w:rsidRDefault="0017339A" w:rsidP="00B25FA9">
            <w:pPr>
              <w:tabs>
                <w:tab w:val="clear" w:pos="9360"/>
              </w:tabs>
              <w:rPr>
                <w:rFonts w:asciiTheme="minorHAnsi" w:hAnsiTheme="minorHAnsi" w:cstheme="minorHAnsi"/>
              </w:rPr>
            </w:pPr>
          </w:p>
        </w:tc>
        <w:tc>
          <w:tcPr>
            <w:tcW w:w="1170" w:type="dxa"/>
          </w:tcPr>
          <w:p w14:paraId="1F2B50D3" w14:textId="77777777" w:rsidR="0017339A" w:rsidRPr="00B549C1" w:rsidRDefault="0017339A" w:rsidP="00B25FA9">
            <w:pPr>
              <w:tabs>
                <w:tab w:val="clear" w:pos="9360"/>
              </w:tabs>
              <w:rPr>
                <w:rFonts w:asciiTheme="minorHAnsi" w:hAnsiTheme="minorHAnsi" w:cstheme="minorHAnsi"/>
              </w:rPr>
            </w:pPr>
          </w:p>
        </w:tc>
      </w:tr>
      <w:tr w:rsidR="0017339A" w:rsidRPr="00B549C1" w14:paraId="3E2F597E" w14:textId="77777777" w:rsidTr="002F71A5">
        <w:tc>
          <w:tcPr>
            <w:tcW w:w="1368" w:type="dxa"/>
          </w:tcPr>
          <w:p w14:paraId="1359BD02" w14:textId="6BF6AD8B" w:rsidR="0017339A" w:rsidRPr="006F447D" w:rsidRDefault="0017339A" w:rsidP="00B25FA9">
            <w:pPr>
              <w:tabs>
                <w:tab w:val="clear" w:pos="9360"/>
              </w:tabs>
            </w:pPr>
            <w:r w:rsidRPr="006F447D">
              <w:t>3.6.3</w:t>
            </w:r>
          </w:p>
        </w:tc>
        <w:tc>
          <w:tcPr>
            <w:tcW w:w="4950" w:type="dxa"/>
          </w:tcPr>
          <w:p w14:paraId="74B4A348" w14:textId="57EDC41F" w:rsidR="0017339A" w:rsidRPr="006F447D" w:rsidRDefault="0017339A" w:rsidP="00B25FA9">
            <w:pPr>
              <w:tabs>
                <w:tab w:val="clear" w:pos="9360"/>
              </w:tabs>
            </w:pPr>
            <w:r w:rsidRPr="006F447D">
              <w:t>All Traffic Types</w:t>
            </w:r>
          </w:p>
        </w:tc>
        <w:tc>
          <w:tcPr>
            <w:tcW w:w="810" w:type="dxa"/>
          </w:tcPr>
          <w:p w14:paraId="50E8EBC7" w14:textId="77777777" w:rsidR="0017339A" w:rsidRPr="00B549C1" w:rsidRDefault="0017339A" w:rsidP="00B25FA9">
            <w:pPr>
              <w:tabs>
                <w:tab w:val="clear" w:pos="9360"/>
              </w:tabs>
              <w:rPr>
                <w:rFonts w:asciiTheme="minorHAnsi" w:hAnsiTheme="minorHAnsi" w:cstheme="minorHAnsi"/>
              </w:rPr>
            </w:pPr>
          </w:p>
        </w:tc>
        <w:tc>
          <w:tcPr>
            <w:tcW w:w="720" w:type="dxa"/>
          </w:tcPr>
          <w:p w14:paraId="12AA1D6B" w14:textId="77777777" w:rsidR="0017339A" w:rsidRPr="00B549C1" w:rsidRDefault="0017339A" w:rsidP="00B25FA9">
            <w:pPr>
              <w:tabs>
                <w:tab w:val="clear" w:pos="9360"/>
              </w:tabs>
              <w:rPr>
                <w:rFonts w:asciiTheme="minorHAnsi" w:hAnsiTheme="minorHAnsi" w:cstheme="minorHAnsi"/>
              </w:rPr>
            </w:pPr>
          </w:p>
        </w:tc>
        <w:tc>
          <w:tcPr>
            <w:tcW w:w="720" w:type="dxa"/>
          </w:tcPr>
          <w:p w14:paraId="23374978" w14:textId="77777777" w:rsidR="0017339A" w:rsidRPr="00B549C1" w:rsidRDefault="0017339A" w:rsidP="00B25FA9">
            <w:pPr>
              <w:tabs>
                <w:tab w:val="clear" w:pos="9360"/>
              </w:tabs>
              <w:rPr>
                <w:rFonts w:asciiTheme="minorHAnsi" w:hAnsiTheme="minorHAnsi" w:cstheme="minorHAnsi"/>
              </w:rPr>
            </w:pPr>
          </w:p>
        </w:tc>
        <w:tc>
          <w:tcPr>
            <w:tcW w:w="720" w:type="dxa"/>
          </w:tcPr>
          <w:p w14:paraId="1B0A51E5" w14:textId="77777777" w:rsidR="0017339A" w:rsidRPr="00B549C1" w:rsidRDefault="0017339A" w:rsidP="00B25FA9">
            <w:pPr>
              <w:tabs>
                <w:tab w:val="clear" w:pos="9360"/>
              </w:tabs>
              <w:rPr>
                <w:rFonts w:asciiTheme="minorHAnsi" w:hAnsiTheme="minorHAnsi" w:cstheme="minorHAnsi"/>
              </w:rPr>
            </w:pPr>
          </w:p>
        </w:tc>
        <w:tc>
          <w:tcPr>
            <w:tcW w:w="1170" w:type="dxa"/>
          </w:tcPr>
          <w:p w14:paraId="75F474BC" w14:textId="77777777" w:rsidR="0017339A" w:rsidRPr="00B549C1" w:rsidRDefault="0017339A" w:rsidP="00B25FA9">
            <w:pPr>
              <w:tabs>
                <w:tab w:val="clear" w:pos="9360"/>
              </w:tabs>
              <w:rPr>
                <w:rFonts w:asciiTheme="minorHAnsi" w:hAnsiTheme="minorHAnsi" w:cstheme="minorHAnsi"/>
              </w:rPr>
            </w:pPr>
          </w:p>
        </w:tc>
      </w:tr>
      <w:tr w:rsidR="0017339A" w:rsidRPr="00B549C1" w14:paraId="43097DB4" w14:textId="77777777" w:rsidTr="002F71A5">
        <w:tc>
          <w:tcPr>
            <w:tcW w:w="1368" w:type="dxa"/>
          </w:tcPr>
          <w:p w14:paraId="05AB9E50" w14:textId="716C94AB" w:rsidR="0017339A" w:rsidRPr="006F447D" w:rsidRDefault="0017339A" w:rsidP="00B25FA9">
            <w:pPr>
              <w:tabs>
                <w:tab w:val="clear" w:pos="9360"/>
              </w:tabs>
            </w:pPr>
            <w:r w:rsidRPr="006F447D">
              <w:t>3.7</w:t>
            </w:r>
          </w:p>
        </w:tc>
        <w:tc>
          <w:tcPr>
            <w:tcW w:w="4950" w:type="dxa"/>
          </w:tcPr>
          <w:p w14:paraId="23E52706" w14:textId="47F1DCBC" w:rsidR="0017339A" w:rsidRPr="006F447D" w:rsidRDefault="0017339A" w:rsidP="00B25FA9">
            <w:pPr>
              <w:tabs>
                <w:tab w:val="clear" w:pos="9360"/>
              </w:tabs>
            </w:pPr>
            <w:r w:rsidRPr="006F447D">
              <w:t>ERROR CODES</w:t>
            </w:r>
          </w:p>
        </w:tc>
        <w:tc>
          <w:tcPr>
            <w:tcW w:w="810" w:type="dxa"/>
          </w:tcPr>
          <w:p w14:paraId="2916E15B" w14:textId="77777777" w:rsidR="0017339A" w:rsidRPr="00B549C1" w:rsidRDefault="0017339A" w:rsidP="00B25FA9">
            <w:pPr>
              <w:tabs>
                <w:tab w:val="clear" w:pos="9360"/>
              </w:tabs>
              <w:rPr>
                <w:rFonts w:asciiTheme="minorHAnsi" w:hAnsiTheme="minorHAnsi" w:cstheme="minorHAnsi"/>
              </w:rPr>
            </w:pPr>
          </w:p>
        </w:tc>
        <w:tc>
          <w:tcPr>
            <w:tcW w:w="720" w:type="dxa"/>
          </w:tcPr>
          <w:p w14:paraId="6DD0212B" w14:textId="77777777" w:rsidR="0017339A" w:rsidRPr="00B549C1" w:rsidRDefault="0017339A" w:rsidP="00B25FA9">
            <w:pPr>
              <w:tabs>
                <w:tab w:val="clear" w:pos="9360"/>
              </w:tabs>
              <w:rPr>
                <w:rFonts w:asciiTheme="minorHAnsi" w:hAnsiTheme="minorHAnsi" w:cstheme="minorHAnsi"/>
              </w:rPr>
            </w:pPr>
          </w:p>
        </w:tc>
        <w:tc>
          <w:tcPr>
            <w:tcW w:w="720" w:type="dxa"/>
          </w:tcPr>
          <w:p w14:paraId="649568E7" w14:textId="77777777" w:rsidR="0017339A" w:rsidRPr="00B549C1" w:rsidRDefault="0017339A" w:rsidP="00B25FA9">
            <w:pPr>
              <w:tabs>
                <w:tab w:val="clear" w:pos="9360"/>
              </w:tabs>
              <w:rPr>
                <w:rFonts w:asciiTheme="minorHAnsi" w:hAnsiTheme="minorHAnsi" w:cstheme="minorHAnsi"/>
              </w:rPr>
            </w:pPr>
          </w:p>
        </w:tc>
        <w:tc>
          <w:tcPr>
            <w:tcW w:w="720" w:type="dxa"/>
          </w:tcPr>
          <w:p w14:paraId="52E6508A" w14:textId="77777777" w:rsidR="0017339A" w:rsidRPr="00B549C1" w:rsidRDefault="0017339A" w:rsidP="00B25FA9">
            <w:pPr>
              <w:tabs>
                <w:tab w:val="clear" w:pos="9360"/>
              </w:tabs>
              <w:rPr>
                <w:rFonts w:asciiTheme="minorHAnsi" w:hAnsiTheme="minorHAnsi" w:cstheme="minorHAnsi"/>
              </w:rPr>
            </w:pPr>
          </w:p>
        </w:tc>
        <w:tc>
          <w:tcPr>
            <w:tcW w:w="1170" w:type="dxa"/>
          </w:tcPr>
          <w:p w14:paraId="68ACAA2D" w14:textId="77777777" w:rsidR="0017339A" w:rsidRPr="00B549C1" w:rsidRDefault="0017339A" w:rsidP="00B25FA9">
            <w:pPr>
              <w:tabs>
                <w:tab w:val="clear" w:pos="9360"/>
              </w:tabs>
              <w:rPr>
                <w:rFonts w:asciiTheme="minorHAnsi" w:hAnsiTheme="minorHAnsi" w:cstheme="minorHAnsi"/>
              </w:rPr>
            </w:pPr>
          </w:p>
        </w:tc>
      </w:tr>
      <w:tr w:rsidR="0017339A" w:rsidRPr="00B549C1" w14:paraId="4DBC5C5C" w14:textId="77777777" w:rsidTr="002F71A5">
        <w:tc>
          <w:tcPr>
            <w:tcW w:w="1368" w:type="dxa"/>
          </w:tcPr>
          <w:p w14:paraId="2DAA854F" w14:textId="6D9068F7" w:rsidR="0017339A" w:rsidRPr="006F447D" w:rsidRDefault="0017339A" w:rsidP="00B25FA9">
            <w:pPr>
              <w:tabs>
                <w:tab w:val="clear" w:pos="9360"/>
              </w:tabs>
            </w:pPr>
            <w:r w:rsidRPr="006F447D">
              <w:t>3.7.1</w:t>
            </w:r>
          </w:p>
        </w:tc>
        <w:tc>
          <w:tcPr>
            <w:tcW w:w="4950" w:type="dxa"/>
          </w:tcPr>
          <w:p w14:paraId="01C8E691" w14:textId="2662CC7E" w:rsidR="0017339A" w:rsidRPr="006F447D" w:rsidRDefault="0017339A" w:rsidP="00B25FA9">
            <w:pPr>
              <w:tabs>
                <w:tab w:val="clear" w:pos="9360"/>
              </w:tabs>
            </w:pPr>
            <w:r w:rsidRPr="006F447D">
              <w:t>Invalid Answer Code</w:t>
            </w:r>
          </w:p>
        </w:tc>
        <w:tc>
          <w:tcPr>
            <w:tcW w:w="810" w:type="dxa"/>
          </w:tcPr>
          <w:p w14:paraId="13420B5D" w14:textId="77777777" w:rsidR="0017339A" w:rsidRPr="00B549C1" w:rsidRDefault="0017339A" w:rsidP="00B25FA9">
            <w:pPr>
              <w:tabs>
                <w:tab w:val="clear" w:pos="9360"/>
              </w:tabs>
              <w:rPr>
                <w:rFonts w:asciiTheme="minorHAnsi" w:hAnsiTheme="minorHAnsi" w:cstheme="minorHAnsi"/>
              </w:rPr>
            </w:pPr>
          </w:p>
        </w:tc>
        <w:tc>
          <w:tcPr>
            <w:tcW w:w="720" w:type="dxa"/>
          </w:tcPr>
          <w:p w14:paraId="67BABB96" w14:textId="77777777" w:rsidR="0017339A" w:rsidRPr="00B549C1" w:rsidRDefault="0017339A" w:rsidP="00B25FA9">
            <w:pPr>
              <w:tabs>
                <w:tab w:val="clear" w:pos="9360"/>
              </w:tabs>
              <w:rPr>
                <w:rFonts w:asciiTheme="minorHAnsi" w:hAnsiTheme="minorHAnsi" w:cstheme="minorHAnsi"/>
              </w:rPr>
            </w:pPr>
          </w:p>
        </w:tc>
        <w:tc>
          <w:tcPr>
            <w:tcW w:w="720" w:type="dxa"/>
          </w:tcPr>
          <w:p w14:paraId="01BB614F" w14:textId="77777777" w:rsidR="0017339A" w:rsidRPr="00B549C1" w:rsidRDefault="0017339A" w:rsidP="00B25FA9">
            <w:pPr>
              <w:tabs>
                <w:tab w:val="clear" w:pos="9360"/>
              </w:tabs>
              <w:rPr>
                <w:rFonts w:asciiTheme="minorHAnsi" w:hAnsiTheme="minorHAnsi" w:cstheme="minorHAnsi"/>
              </w:rPr>
            </w:pPr>
          </w:p>
        </w:tc>
        <w:tc>
          <w:tcPr>
            <w:tcW w:w="720" w:type="dxa"/>
          </w:tcPr>
          <w:p w14:paraId="0C90B1D3" w14:textId="77777777" w:rsidR="0017339A" w:rsidRPr="00B549C1" w:rsidRDefault="0017339A" w:rsidP="00B25FA9">
            <w:pPr>
              <w:tabs>
                <w:tab w:val="clear" w:pos="9360"/>
              </w:tabs>
              <w:rPr>
                <w:rFonts w:asciiTheme="minorHAnsi" w:hAnsiTheme="minorHAnsi" w:cstheme="minorHAnsi"/>
              </w:rPr>
            </w:pPr>
          </w:p>
        </w:tc>
        <w:tc>
          <w:tcPr>
            <w:tcW w:w="1170" w:type="dxa"/>
          </w:tcPr>
          <w:p w14:paraId="26029FE2" w14:textId="77777777" w:rsidR="0017339A" w:rsidRPr="00B549C1" w:rsidRDefault="0017339A" w:rsidP="00B25FA9">
            <w:pPr>
              <w:tabs>
                <w:tab w:val="clear" w:pos="9360"/>
              </w:tabs>
              <w:rPr>
                <w:rFonts w:asciiTheme="minorHAnsi" w:hAnsiTheme="minorHAnsi" w:cstheme="minorHAnsi"/>
              </w:rPr>
            </w:pPr>
          </w:p>
        </w:tc>
      </w:tr>
      <w:tr w:rsidR="0017339A" w:rsidRPr="00B549C1" w14:paraId="667406B4" w14:textId="77777777" w:rsidTr="002F71A5">
        <w:tc>
          <w:tcPr>
            <w:tcW w:w="1368" w:type="dxa"/>
          </w:tcPr>
          <w:p w14:paraId="564AF907" w14:textId="5817CDE1" w:rsidR="0017339A" w:rsidRPr="006F447D" w:rsidRDefault="0017339A" w:rsidP="00B25FA9">
            <w:pPr>
              <w:tabs>
                <w:tab w:val="clear" w:pos="9360"/>
              </w:tabs>
            </w:pPr>
            <w:r w:rsidRPr="006F447D">
              <w:t>3.7.2</w:t>
            </w:r>
          </w:p>
        </w:tc>
        <w:tc>
          <w:tcPr>
            <w:tcW w:w="4950" w:type="dxa"/>
          </w:tcPr>
          <w:p w14:paraId="15407396" w14:textId="78E6DDC1" w:rsidR="0017339A" w:rsidRPr="006F447D" w:rsidRDefault="0017339A" w:rsidP="00B25FA9">
            <w:pPr>
              <w:tabs>
                <w:tab w:val="clear" w:pos="9360"/>
              </w:tabs>
            </w:pPr>
            <w:r w:rsidRPr="006F447D">
              <w:t>Drill Down to Detail Errors</w:t>
            </w:r>
          </w:p>
        </w:tc>
        <w:tc>
          <w:tcPr>
            <w:tcW w:w="810" w:type="dxa"/>
          </w:tcPr>
          <w:p w14:paraId="649F0680" w14:textId="77777777" w:rsidR="0017339A" w:rsidRPr="00B549C1" w:rsidRDefault="0017339A" w:rsidP="00B25FA9">
            <w:pPr>
              <w:tabs>
                <w:tab w:val="clear" w:pos="9360"/>
              </w:tabs>
              <w:rPr>
                <w:rFonts w:asciiTheme="minorHAnsi" w:hAnsiTheme="minorHAnsi" w:cstheme="minorHAnsi"/>
              </w:rPr>
            </w:pPr>
          </w:p>
        </w:tc>
        <w:tc>
          <w:tcPr>
            <w:tcW w:w="720" w:type="dxa"/>
          </w:tcPr>
          <w:p w14:paraId="43C94181" w14:textId="77777777" w:rsidR="0017339A" w:rsidRPr="00B549C1" w:rsidRDefault="0017339A" w:rsidP="00B25FA9">
            <w:pPr>
              <w:tabs>
                <w:tab w:val="clear" w:pos="9360"/>
              </w:tabs>
              <w:rPr>
                <w:rFonts w:asciiTheme="minorHAnsi" w:hAnsiTheme="minorHAnsi" w:cstheme="minorHAnsi"/>
              </w:rPr>
            </w:pPr>
          </w:p>
        </w:tc>
        <w:tc>
          <w:tcPr>
            <w:tcW w:w="720" w:type="dxa"/>
          </w:tcPr>
          <w:p w14:paraId="1AE2C603" w14:textId="77777777" w:rsidR="0017339A" w:rsidRPr="00B549C1" w:rsidRDefault="0017339A" w:rsidP="00B25FA9">
            <w:pPr>
              <w:tabs>
                <w:tab w:val="clear" w:pos="9360"/>
              </w:tabs>
              <w:rPr>
                <w:rFonts w:asciiTheme="minorHAnsi" w:hAnsiTheme="minorHAnsi" w:cstheme="minorHAnsi"/>
              </w:rPr>
            </w:pPr>
          </w:p>
        </w:tc>
        <w:tc>
          <w:tcPr>
            <w:tcW w:w="720" w:type="dxa"/>
          </w:tcPr>
          <w:p w14:paraId="08D313E5" w14:textId="77777777" w:rsidR="0017339A" w:rsidRPr="00B549C1" w:rsidRDefault="0017339A" w:rsidP="00B25FA9">
            <w:pPr>
              <w:tabs>
                <w:tab w:val="clear" w:pos="9360"/>
              </w:tabs>
              <w:rPr>
                <w:rFonts w:asciiTheme="minorHAnsi" w:hAnsiTheme="minorHAnsi" w:cstheme="minorHAnsi"/>
              </w:rPr>
            </w:pPr>
          </w:p>
        </w:tc>
        <w:tc>
          <w:tcPr>
            <w:tcW w:w="1170" w:type="dxa"/>
          </w:tcPr>
          <w:p w14:paraId="24AEF183" w14:textId="77777777" w:rsidR="0017339A" w:rsidRPr="00B549C1" w:rsidRDefault="0017339A" w:rsidP="00B25FA9">
            <w:pPr>
              <w:tabs>
                <w:tab w:val="clear" w:pos="9360"/>
              </w:tabs>
              <w:rPr>
                <w:rFonts w:asciiTheme="minorHAnsi" w:hAnsiTheme="minorHAnsi" w:cstheme="minorHAnsi"/>
              </w:rPr>
            </w:pPr>
          </w:p>
        </w:tc>
      </w:tr>
      <w:tr w:rsidR="0017339A" w:rsidRPr="00B549C1" w14:paraId="08FCE771" w14:textId="77777777" w:rsidTr="002F71A5">
        <w:tc>
          <w:tcPr>
            <w:tcW w:w="1368" w:type="dxa"/>
          </w:tcPr>
          <w:p w14:paraId="1F02EAF8" w14:textId="24421E36" w:rsidR="0017339A" w:rsidRPr="006F447D" w:rsidRDefault="0017339A" w:rsidP="00B25FA9">
            <w:pPr>
              <w:tabs>
                <w:tab w:val="clear" w:pos="9360"/>
              </w:tabs>
            </w:pPr>
            <w:r w:rsidRPr="006F447D">
              <w:t>3.8</w:t>
            </w:r>
          </w:p>
        </w:tc>
        <w:tc>
          <w:tcPr>
            <w:tcW w:w="4950" w:type="dxa"/>
          </w:tcPr>
          <w:p w14:paraId="4DFCF3E0" w14:textId="77191C37" w:rsidR="0017339A" w:rsidRPr="006F447D" w:rsidRDefault="0017339A" w:rsidP="00B25FA9">
            <w:pPr>
              <w:tabs>
                <w:tab w:val="clear" w:pos="9360"/>
              </w:tabs>
            </w:pPr>
            <w:r w:rsidRPr="006F447D">
              <w:t>GENERAL VISPROACTIVE REQUIREMENTS</w:t>
            </w:r>
          </w:p>
        </w:tc>
        <w:tc>
          <w:tcPr>
            <w:tcW w:w="810" w:type="dxa"/>
          </w:tcPr>
          <w:p w14:paraId="7C24B2A9" w14:textId="77777777" w:rsidR="0017339A" w:rsidRPr="00B549C1" w:rsidRDefault="0017339A" w:rsidP="00B25FA9">
            <w:pPr>
              <w:tabs>
                <w:tab w:val="clear" w:pos="9360"/>
              </w:tabs>
              <w:rPr>
                <w:rFonts w:asciiTheme="minorHAnsi" w:hAnsiTheme="minorHAnsi" w:cstheme="minorHAnsi"/>
              </w:rPr>
            </w:pPr>
          </w:p>
        </w:tc>
        <w:tc>
          <w:tcPr>
            <w:tcW w:w="720" w:type="dxa"/>
          </w:tcPr>
          <w:p w14:paraId="26E6F8E1" w14:textId="77777777" w:rsidR="0017339A" w:rsidRPr="00B549C1" w:rsidRDefault="0017339A" w:rsidP="00B25FA9">
            <w:pPr>
              <w:tabs>
                <w:tab w:val="clear" w:pos="9360"/>
              </w:tabs>
              <w:rPr>
                <w:rFonts w:asciiTheme="minorHAnsi" w:hAnsiTheme="minorHAnsi" w:cstheme="minorHAnsi"/>
              </w:rPr>
            </w:pPr>
          </w:p>
        </w:tc>
        <w:tc>
          <w:tcPr>
            <w:tcW w:w="720" w:type="dxa"/>
          </w:tcPr>
          <w:p w14:paraId="05E69068" w14:textId="77777777" w:rsidR="0017339A" w:rsidRPr="00B549C1" w:rsidRDefault="0017339A" w:rsidP="00B25FA9">
            <w:pPr>
              <w:tabs>
                <w:tab w:val="clear" w:pos="9360"/>
              </w:tabs>
              <w:rPr>
                <w:rFonts w:asciiTheme="minorHAnsi" w:hAnsiTheme="minorHAnsi" w:cstheme="minorHAnsi"/>
              </w:rPr>
            </w:pPr>
          </w:p>
        </w:tc>
        <w:tc>
          <w:tcPr>
            <w:tcW w:w="720" w:type="dxa"/>
          </w:tcPr>
          <w:p w14:paraId="793E8FE3" w14:textId="77777777" w:rsidR="0017339A" w:rsidRPr="00B549C1" w:rsidRDefault="0017339A" w:rsidP="00B25FA9">
            <w:pPr>
              <w:tabs>
                <w:tab w:val="clear" w:pos="9360"/>
              </w:tabs>
              <w:rPr>
                <w:rFonts w:asciiTheme="minorHAnsi" w:hAnsiTheme="minorHAnsi" w:cstheme="minorHAnsi"/>
              </w:rPr>
            </w:pPr>
          </w:p>
        </w:tc>
        <w:tc>
          <w:tcPr>
            <w:tcW w:w="1170" w:type="dxa"/>
          </w:tcPr>
          <w:p w14:paraId="7022FAD0" w14:textId="77777777" w:rsidR="0017339A" w:rsidRPr="00B549C1" w:rsidRDefault="0017339A" w:rsidP="00B25FA9">
            <w:pPr>
              <w:tabs>
                <w:tab w:val="clear" w:pos="9360"/>
              </w:tabs>
              <w:rPr>
                <w:rFonts w:asciiTheme="minorHAnsi" w:hAnsiTheme="minorHAnsi" w:cstheme="minorHAnsi"/>
              </w:rPr>
            </w:pPr>
          </w:p>
        </w:tc>
      </w:tr>
      <w:tr w:rsidR="0017339A" w:rsidRPr="00B549C1" w14:paraId="4438AA12" w14:textId="77777777" w:rsidTr="002F71A5">
        <w:tc>
          <w:tcPr>
            <w:tcW w:w="1368" w:type="dxa"/>
          </w:tcPr>
          <w:p w14:paraId="7A1FAD4D" w14:textId="178DBF8F" w:rsidR="0017339A" w:rsidRPr="006F447D" w:rsidRDefault="0017339A" w:rsidP="00B25FA9">
            <w:pPr>
              <w:tabs>
                <w:tab w:val="clear" w:pos="9360"/>
              </w:tabs>
            </w:pPr>
            <w:r w:rsidRPr="006F447D">
              <w:t>3.8.1</w:t>
            </w:r>
          </w:p>
        </w:tc>
        <w:tc>
          <w:tcPr>
            <w:tcW w:w="4950" w:type="dxa"/>
          </w:tcPr>
          <w:p w14:paraId="2C48614E" w14:textId="7D03F453" w:rsidR="0017339A" w:rsidRPr="006F447D" w:rsidRDefault="0017339A" w:rsidP="00B25FA9">
            <w:pPr>
              <w:tabs>
                <w:tab w:val="clear" w:pos="9360"/>
              </w:tabs>
            </w:pPr>
            <w:r w:rsidRPr="006F447D">
              <w:t>Exporting and Printing</w:t>
            </w:r>
          </w:p>
        </w:tc>
        <w:tc>
          <w:tcPr>
            <w:tcW w:w="810" w:type="dxa"/>
          </w:tcPr>
          <w:p w14:paraId="6FC9AA66" w14:textId="77777777" w:rsidR="0017339A" w:rsidRPr="00B549C1" w:rsidRDefault="0017339A" w:rsidP="00B25FA9">
            <w:pPr>
              <w:tabs>
                <w:tab w:val="clear" w:pos="9360"/>
              </w:tabs>
              <w:rPr>
                <w:rFonts w:asciiTheme="minorHAnsi" w:hAnsiTheme="minorHAnsi" w:cstheme="minorHAnsi"/>
              </w:rPr>
            </w:pPr>
          </w:p>
        </w:tc>
        <w:tc>
          <w:tcPr>
            <w:tcW w:w="720" w:type="dxa"/>
          </w:tcPr>
          <w:p w14:paraId="269B0CAF" w14:textId="77777777" w:rsidR="0017339A" w:rsidRPr="00B549C1" w:rsidRDefault="0017339A" w:rsidP="00B25FA9">
            <w:pPr>
              <w:tabs>
                <w:tab w:val="clear" w:pos="9360"/>
              </w:tabs>
              <w:rPr>
                <w:rFonts w:asciiTheme="minorHAnsi" w:hAnsiTheme="minorHAnsi" w:cstheme="minorHAnsi"/>
              </w:rPr>
            </w:pPr>
          </w:p>
        </w:tc>
        <w:tc>
          <w:tcPr>
            <w:tcW w:w="720" w:type="dxa"/>
          </w:tcPr>
          <w:p w14:paraId="25425258" w14:textId="77777777" w:rsidR="0017339A" w:rsidRPr="00B549C1" w:rsidRDefault="0017339A" w:rsidP="00B25FA9">
            <w:pPr>
              <w:tabs>
                <w:tab w:val="clear" w:pos="9360"/>
              </w:tabs>
              <w:rPr>
                <w:rFonts w:asciiTheme="minorHAnsi" w:hAnsiTheme="minorHAnsi" w:cstheme="minorHAnsi"/>
              </w:rPr>
            </w:pPr>
          </w:p>
        </w:tc>
        <w:tc>
          <w:tcPr>
            <w:tcW w:w="720" w:type="dxa"/>
          </w:tcPr>
          <w:p w14:paraId="7C5DB95B" w14:textId="77777777" w:rsidR="0017339A" w:rsidRPr="00B549C1" w:rsidRDefault="0017339A" w:rsidP="00B25FA9">
            <w:pPr>
              <w:tabs>
                <w:tab w:val="clear" w:pos="9360"/>
              </w:tabs>
              <w:rPr>
                <w:rFonts w:asciiTheme="minorHAnsi" w:hAnsiTheme="minorHAnsi" w:cstheme="minorHAnsi"/>
              </w:rPr>
            </w:pPr>
          </w:p>
        </w:tc>
        <w:tc>
          <w:tcPr>
            <w:tcW w:w="1170" w:type="dxa"/>
          </w:tcPr>
          <w:p w14:paraId="329CCB86" w14:textId="77777777" w:rsidR="0017339A" w:rsidRPr="00B549C1" w:rsidRDefault="0017339A" w:rsidP="00B25FA9">
            <w:pPr>
              <w:tabs>
                <w:tab w:val="clear" w:pos="9360"/>
              </w:tabs>
              <w:rPr>
                <w:rFonts w:asciiTheme="minorHAnsi" w:hAnsiTheme="minorHAnsi" w:cstheme="minorHAnsi"/>
              </w:rPr>
            </w:pPr>
          </w:p>
        </w:tc>
      </w:tr>
      <w:tr w:rsidR="0017339A" w:rsidRPr="00B549C1" w14:paraId="7C94B8D4" w14:textId="77777777" w:rsidTr="002F71A5">
        <w:tc>
          <w:tcPr>
            <w:tcW w:w="1368" w:type="dxa"/>
          </w:tcPr>
          <w:p w14:paraId="297F376A" w14:textId="33FA7E6F" w:rsidR="0017339A" w:rsidRPr="006F447D" w:rsidRDefault="0017339A" w:rsidP="00B25FA9">
            <w:pPr>
              <w:tabs>
                <w:tab w:val="clear" w:pos="9360"/>
              </w:tabs>
            </w:pPr>
            <w:r w:rsidRPr="006F447D">
              <w:t>3.8.1.1</w:t>
            </w:r>
          </w:p>
        </w:tc>
        <w:tc>
          <w:tcPr>
            <w:tcW w:w="4950" w:type="dxa"/>
          </w:tcPr>
          <w:p w14:paraId="107DB3E7" w14:textId="040DE0DA" w:rsidR="0017339A" w:rsidRPr="006F447D" w:rsidRDefault="0017339A" w:rsidP="00B25FA9">
            <w:pPr>
              <w:tabs>
                <w:tab w:val="clear" w:pos="9360"/>
              </w:tabs>
            </w:pPr>
            <w:r w:rsidRPr="006F447D">
              <w:t>Export to CSV</w:t>
            </w:r>
          </w:p>
        </w:tc>
        <w:tc>
          <w:tcPr>
            <w:tcW w:w="810" w:type="dxa"/>
          </w:tcPr>
          <w:p w14:paraId="416B68F4" w14:textId="77777777" w:rsidR="0017339A" w:rsidRPr="00B549C1" w:rsidRDefault="0017339A" w:rsidP="00B25FA9">
            <w:pPr>
              <w:tabs>
                <w:tab w:val="clear" w:pos="9360"/>
              </w:tabs>
              <w:rPr>
                <w:rFonts w:asciiTheme="minorHAnsi" w:hAnsiTheme="minorHAnsi" w:cstheme="minorHAnsi"/>
              </w:rPr>
            </w:pPr>
          </w:p>
        </w:tc>
        <w:tc>
          <w:tcPr>
            <w:tcW w:w="720" w:type="dxa"/>
          </w:tcPr>
          <w:p w14:paraId="50A62FC8" w14:textId="77777777" w:rsidR="0017339A" w:rsidRPr="00B549C1" w:rsidRDefault="0017339A" w:rsidP="00B25FA9">
            <w:pPr>
              <w:tabs>
                <w:tab w:val="clear" w:pos="9360"/>
              </w:tabs>
              <w:rPr>
                <w:rFonts w:asciiTheme="minorHAnsi" w:hAnsiTheme="minorHAnsi" w:cstheme="minorHAnsi"/>
              </w:rPr>
            </w:pPr>
          </w:p>
        </w:tc>
        <w:tc>
          <w:tcPr>
            <w:tcW w:w="720" w:type="dxa"/>
          </w:tcPr>
          <w:p w14:paraId="1283EF04" w14:textId="77777777" w:rsidR="0017339A" w:rsidRPr="00B549C1" w:rsidRDefault="0017339A" w:rsidP="00B25FA9">
            <w:pPr>
              <w:tabs>
                <w:tab w:val="clear" w:pos="9360"/>
              </w:tabs>
              <w:rPr>
                <w:rFonts w:asciiTheme="minorHAnsi" w:hAnsiTheme="minorHAnsi" w:cstheme="minorHAnsi"/>
              </w:rPr>
            </w:pPr>
          </w:p>
        </w:tc>
        <w:tc>
          <w:tcPr>
            <w:tcW w:w="720" w:type="dxa"/>
          </w:tcPr>
          <w:p w14:paraId="6A751A62" w14:textId="77777777" w:rsidR="0017339A" w:rsidRPr="00B549C1" w:rsidRDefault="0017339A" w:rsidP="00B25FA9">
            <w:pPr>
              <w:tabs>
                <w:tab w:val="clear" w:pos="9360"/>
              </w:tabs>
              <w:rPr>
                <w:rFonts w:asciiTheme="minorHAnsi" w:hAnsiTheme="minorHAnsi" w:cstheme="minorHAnsi"/>
              </w:rPr>
            </w:pPr>
          </w:p>
        </w:tc>
        <w:tc>
          <w:tcPr>
            <w:tcW w:w="1170" w:type="dxa"/>
          </w:tcPr>
          <w:p w14:paraId="298208B4" w14:textId="77777777" w:rsidR="0017339A" w:rsidRPr="00B549C1" w:rsidRDefault="0017339A" w:rsidP="00B25FA9">
            <w:pPr>
              <w:tabs>
                <w:tab w:val="clear" w:pos="9360"/>
              </w:tabs>
              <w:rPr>
                <w:rFonts w:asciiTheme="minorHAnsi" w:hAnsiTheme="minorHAnsi" w:cstheme="minorHAnsi"/>
              </w:rPr>
            </w:pPr>
          </w:p>
        </w:tc>
      </w:tr>
      <w:tr w:rsidR="0017339A" w:rsidRPr="00B549C1" w14:paraId="36E96476" w14:textId="77777777" w:rsidTr="002F71A5">
        <w:tc>
          <w:tcPr>
            <w:tcW w:w="1368" w:type="dxa"/>
          </w:tcPr>
          <w:p w14:paraId="10C36F5C" w14:textId="2BD1259E" w:rsidR="0017339A" w:rsidRPr="006F447D" w:rsidRDefault="0017339A" w:rsidP="00B25FA9">
            <w:pPr>
              <w:tabs>
                <w:tab w:val="clear" w:pos="9360"/>
              </w:tabs>
            </w:pPr>
            <w:r w:rsidRPr="006F447D">
              <w:t>3.8.1.1.1</w:t>
            </w:r>
          </w:p>
        </w:tc>
        <w:tc>
          <w:tcPr>
            <w:tcW w:w="4950" w:type="dxa"/>
          </w:tcPr>
          <w:p w14:paraId="3493E87A" w14:textId="071276EB" w:rsidR="0017339A" w:rsidRPr="006F447D" w:rsidRDefault="0017339A" w:rsidP="00B25FA9">
            <w:pPr>
              <w:tabs>
                <w:tab w:val="clear" w:pos="9360"/>
              </w:tabs>
            </w:pPr>
            <w:r w:rsidRPr="006F447D">
              <w:t>Include Titles When Exporting to CSV</w:t>
            </w:r>
          </w:p>
        </w:tc>
        <w:tc>
          <w:tcPr>
            <w:tcW w:w="810" w:type="dxa"/>
          </w:tcPr>
          <w:p w14:paraId="294A68D0" w14:textId="77777777" w:rsidR="0017339A" w:rsidRPr="00B549C1" w:rsidRDefault="0017339A" w:rsidP="00B25FA9">
            <w:pPr>
              <w:tabs>
                <w:tab w:val="clear" w:pos="9360"/>
              </w:tabs>
              <w:rPr>
                <w:rFonts w:asciiTheme="minorHAnsi" w:hAnsiTheme="minorHAnsi" w:cstheme="minorHAnsi"/>
              </w:rPr>
            </w:pPr>
          </w:p>
        </w:tc>
        <w:tc>
          <w:tcPr>
            <w:tcW w:w="720" w:type="dxa"/>
          </w:tcPr>
          <w:p w14:paraId="26A3BAE5" w14:textId="77777777" w:rsidR="0017339A" w:rsidRPr="00B549C1" w:rsidRDefault="0017339A" w:rsidP="00B25FA9">
            <w:pPr>
              <w:tabs>
                <w:tab w:val="clear" w:pos="9360"/>
              </w:tabs>
              <w:rPr>
                <w:rFonts w:asciiTheme="minorHAnsi" w:hAnsiTheme="minorHAnsi" w:cstheme="minorHAnsi"/>
              </w:rPr>
            </w:pPr>
          </w:p>
        </w:tc>
        <w:tc>
          <w:tcPr>
            <w:tcW w:w="720" w:type="dxa"/>
          </w:tcPr>
          <w:p w14:paraId="7245BA08" w14:textId="77777777" w:rsidR="0017339A" w:rsidRPr="00B549C1" w:rsidRDefault="0017339A" w:rsidP="00B25FA9">
            <w:pPr>
              <w:tabs>
                <w:tab w:val="clear" w:pos="9360"/>
              </w:tabs>
              <w:rPr>
                <w:rFonts w:asciiTheme="minorHAnsi" w:hAnsiTheme="minorHAnsi" w:cstheme="minorHAnsi"/>
              </w:rPr>
            </w:pPr>
          </w:p>
        </w:tc>
        <w:tc>
          <w:tcPr>
            <w:tcW w:w="720" w:type="dxa"/>
          </w:tcPr>
          <w:p w14:paraId="77FEB2C0" w14:textId="77777777" w:rsidR="0017339A" w:rsidRPr="00B549C1" w:rsidRDefault="0017339A" w:rsidP="00B25FA9">
            <w:pPr>
              <w:tabs>
                <w:tab w:val="clear" w:pos="9360"/>
              </w:tabs>
              <w:rPr>
                <w:rFonts w:asciiTheme="minorHAnsi" w:hAnsiTheme="minorHAnsi" w:cstheme="minorHAnsi"/>
              </w:rPr>
            </w:pPr>
          </w:p>
        </w:tc>
        <w:tc>
          <w:tcPr>
            <w:tcW w:w="1170" w:type="dxa"/>
          </w:tcPr>
          <w:p w14:paraId="011C54AF" w14:textId="77777777" w:rsidR="0017339A" w:rsidRPr="00B549C1" w:rsidRDefault="0017339A" w:rsidP="00B25FA9">
            <w:pPr>
              <w:tabs>
                <w:tab w:val="clear" w:pos="9360"/>
              </w:tabs>
              <w:rPr>
                <w:rFonts w:asciiTheme="minorHAnsi" w:hAnsiTheme="minorHAnsi" w:cstheme="minorHAnsi"/>
              </w:rPr>
            </w:pPr>
          </w:p>
        </w:tc>
      </w:tr>
      <w:tr w:rsidR="0017339A" w:rsidRPr="00B549C1" w14:paraId="23FB5FEF" w14:textId="77777777" w:rsidTr="002F71A5">
        <w:tc>
          <w:tcPr>
            <w:tcW w:w="1368" w:type="dxa"/>
          </w:tcPr>
          <w:p w14:paraId="27836F1A" w14:textId="119CE835" w:rsidR="0017339A" w:rsidRPr="006F447D" w:rsidRDefault="0017339A" w:rsidP="00B25FA9">
            <w:pPr>
              <w:tabs>
                <w:tab w:val="clear" w:pos="9360"/>
              </w:tabs>
            </w:pPr>
            <w:r w:rsidRPr="006F447D">
              <w:t>3.8.2</w:t>
            </w:r>
          </w:p>
        </w:tc>
        <w:tc>
          <w:tcPr>
            <w:tcW w:w="4950" w:type="dxa"/>
          </w:tcPr>
          <w:p w14:paraId="7849F150" w14:textId="6A2F1456" w:rsidR="0017339A" w:rsidRPr="006F447D" w:rsidRDefault="0017339A" w:rsidP="00B25FA9">
            <w:pPr>
              <w:tabs>
                <w:tab w:val="clear" w:pos="9360"/>
              </w:tabs>
            </w:pPr>
            <w:r w:rsidRPr="006F447D">
              <w:t>Print Function</w:t>
            </w:r>
          </w:p>
        </w:tc>
        <w:tc>
          <w:tcPr>
            <w:tcW w:w="810" w:type="dxa"/>
          </w:tcPr>
          <w:p w14:paraId="47BB8518" w14:textId="77777777" w:rsidR="0017339A" w:rsidRPr="00B549C1" w:rsidRDefault="0017339A" w:rsidP="00B25FA9">
            <w:pPr>
              <w:tabs>
                <w:tab w:val="clear" w:pos="9360"/>
              </w:tabs>
              <w:rPr>
                <w:rFonts w:asciiTheme="minorHAnsi" w:hAnsiTheme="minorHAnsi" w:cstheme="minorHAnsi"/>
              </w:rPr>
            </w:pPr>
          </w:p>
        </w:tc>
        <w:tc>
          <w:tcPr>
            <w:tcW w:w="720" w:type="dxa"/>
          </w:tcPr>
          <w:p w14:paraId="7FEDCD72" w14:textId="77777777" w:rsidR="0017339A" w:rsidRPr="00B549C1" w:rsidRDefault="0017339A" w:rsidP="00B25FA9">
            <w:pPr>
              <w:tabs>
                <w:tab w:val="clear" w:pos="9360"/>
              </w:tabs>
              <w:rPr>
                <w:rFonts w:asciiTheme="minorHAnsi" w:hAnsiTheme="minorHAnsi" w:cstheme="minorHAnsi"/>
              </w:rPr>
            </w:pPr>
          </w:p>
        </w:tc>
        <w:tc>
          <w:tcPr>
            <w:tcW w:w="720" w:type="dxa"/>
          </w:tcPr>
          <w:p w14:paraId="60EF858C" w14:textId="77777777" w:rsidR="0017339A" w:rsidRPr="00B549C1" w:rsidRDefault="0017339A" w:rsidP="00B25FA9">
            <w:pPr>
              <w:tabs>
                <w:tab w:val="clear" w:pos="9360"/>
              </w:tabs>
              <w:rPr>
                <w:rFonts w:asciiTheme="minorHAnsi" w:hAnsiTheme="minorHAnsi" w:cstheme="minorHAnsi"/>
              </w:rPr>
            </w:pPr>
          </w:p>
        </w:tc>
        <w:tc>
          <w:tcPr>
            <w:tcW w:w="720" w:type="dxa"/>
          </w:tcPr>
          <w:p w14:paraId="5FE344DE" w14:textId="77777777" w:rsidR="0017339A" w:rsidRPr="00B549C1" w:rsidRDefault="0017339A" w:rsidP="00B25FA9">
            <w:pPr>
              <w:tabs>
                <w:tab w:val="clear" w:pos="9360"/>
              </w:tabs>
              <w:rPr>
                <w:rFonts w:asciiTheme="minorHAnsi" w:hAnsiTheme="minorHAnsi" w:cstheme="minorHAnsi"/>
              </w:rPr>
            </w:pPr>
          </w:p>
        </w:tc>
        <w:tc>
          <w:tcPr>
            <w:tcW w:w="1170" w:type="dxa"/>
          </w:tcPr>
          <w:p w14:paraId="2CD5DFE7" w14:textId="77777777" w:rsidR="0017339A" w:rsidRPr="00B549C1" w:rsidRDefault="0017339A" w:rsidP="00B25FA9">
            <w:pPr>
              <w:tabs>
                <w:tab w:val="clear" w:pos="9360"/>
              </w:tabs>
              <w:rPr>
                <w:rFonts w:asciiTheme="minorHAnsi" w:hAnsiTheme="minorHAnsi" w:cstheme="minorHAnsi"/>
              </w:rPr>
            </w:pPr>
          </w:p>
        </w:tc>
      </w:tr>
      <w:tr w:rsidR="0017339A" w:rsidRPr="00B549C1" w14:paraId="3AF803FF" w14:textId="77777777" w:rsidTr="002F71A5">
        <w:tc>
          <w:tcPr>
            <w:tcW w:w="1368" w:type="dxa"/>
          </w:tcPr>
          <w:p w14:paraId="5EBFFF21" w14:textId="4B84E982" w:rsidR="0017339A" w:rsidRPr="006F447D" w:rsidRDefault="0017339A" w:rsidP="00B25FA9">
            <w:pPr>
              <w:tabs>
                <w:tab w:val="clear" w:pos="9360"/>
              </w:tabs>
            </w:pPr>
            <w:r w:rsidRPr="006F447D">
              <w:t>3.8.2.1</w:t>
            </w:r>
          </w:p>
        </w:tc>
        <w:tc>
          <w:tcPr>
            <w:tcW w:w="4950" w:type="dxa"/>
          </w:tcPr>
          <w:p w14:paraId="06AB859C" w14:textId="366D3470" w:rsidR="0017339A" w:rsidRPr="006F447D" w:rsidRDefault="0017339A" w:rsidP="00B25FA9">
            <w:pPr>
              <w:tabs>
                <w:tab w:val="clear" w:pos="9360"/>
              </w:tabs>
            </w:pPr>
            <w:r w:rsidRPr="006F447D">
              <w:t>Print Area</w:t>
            </w:r>
          </w:p>
        </w:tc>
        <w:tc>
          <w:tcPr>
            <w:tcW w:w="810" w:type="dxa"/>
          </w:tcPr>
          <w:p w14:paraId="7D31655E" w14:textId="77777777" w:rsidR="0017339A" w:rsidRPr="00B549C1" w:rsidRDefault="0017339A" w:rsidP="00B25FA9">
            <w:pPr>
              <w:tabs>
                <w:tab w:val="clear" w:pos="9360"/>
              </w:tabs>
              <w:rPr>
                <w:rFonts w:asciiTheme="minorHAnsi" w:hAnsiTheme="minorHAnsi" w:cstheme="minorHAnsi"/>
              </w:rPr>
            </w:pPr>
          </w:p>
        </w:tc>
        <w:tc>
          <w:tcPr>
            <w:tcW w:w="720" w:type="dxa"/>
          </w:tcPr>
          <w:p w14:paraId="6B0AD416" w14:textId="77777777" w:rsidR="0017339A" w:rsidRPr="00B549C1" w:rsidRDefault="0017339A" w:rsidP="00B25FA9">
            <w:pPr>
              <w:tabs>
                <w:tab w:val="clear" w:pos="9360"/>
              </w:tabs>
              <w:rPr>
                <w:rFonts w:asciiTheme="minorHAnsi" w:hAnsiTheme="minorHAnsi" w:cstheme="minorHAnsi"/>
              </w:rPr>
            </w:pPr>
          </w:p>
        </w:tc>
        <w:tc>
          <w:tcPr>
            <w:tcW w:w="720" w:type="dxa"/>
          </w:tcPr>
          <w:p w14:paraId="19774376" w14:textId="77777777" w:rsidR="0017339A" w:rsidRPr="00B549C1" w:rsidRDefault="0017339A" w:rsidP="00B25FA9">
            <w:pPr>
              <w:tabs>
                <w:tab w:val="clear" w:pos="9360"/>
              </w:tabs>
              <w:rPr>
                <w:rFonts w:asciiTheme="minorHAnsi" w:hAnsiTheme="minorHAnsi" w:cstheme="minorHAnsi"/>
              </w:rPr>
            </w:pPr>
          </w:p>
        </w:tc>
        <w:tc>
          <w:tcPr>
            <w:tcW w:w="720" w:type="dxa"/>
          </w:tcPr>
          <w:p w14:paraId="0F63B5E6" w14:textId="77777777" w:rsidR="0017339A" w:rsidRPr="00B549C1" w:rsidRDefault="0017339A" w:rsidP="00B25FA9">
            <w:pPr>
              <w:tabs>
                <w:tab w:val="clear" w:pos="9360"/>
              </w:tabs>
              <w:rPr>
                <w:rFonts w:asciiTheme="minorHAnsi" w:hAnsiTheme="minorHAnsi" w:cstheme="minorHAnsi"/>
              </w:rPr>
            </w:pPr>
          </w:p>
        </w:tc>
        <w:tc>
          <w:tcPr>
            <w:tcW w:w="1170" w:type="dxa"/>
          </w:tcPr>
          <w:p w14:paraId="7F45FC96" w14:textId="77777777" w:rsidR="0017339A" w:rsidRPr="00B549C1" w:rsidRDefault="0017339A" w:rsidP="00B25FA9">
            <w:pPr>
              <w:tabs>
                <w:tab w:val="clear" w:pos="9360"/>
              </w:tabs>
              <w:rPr>
                <w:rFonts w:asciiTheme="minorHAnsi" w:hAnsiTheme="minorHAnsi" w:cstheme="minorHAnsi"/>
              </w:rPr>
            </w:pPr>
          </w:p>
        </w:tc>
      </w:tr>
      <w:tr w:rsidR="0017339A" w:rsidRPr="00B549C1" w14:paraId="0653D518" w14:textId="77777777" w:rsidTr="002F71A5">
        <w:tc>
          <w:tcPr>
            <w:tcW w:w="1368" w:type="dxa"/>
          </w:tcPr>
          <w:p w14:paraId="530C5F17" w14:textId="44FEF92B" w:rsidR="0017339A" w:rsidRPr="006F447D" w:rsidRDefault="0017339A" w:rsidP="00B25FA9">
            <w:pPr>
              <w:tabs>
                <w:tab w:val="clear" w:pos="9360"/>
              </w:tabs>
            </w:pPr>
            <w:r w:rsidRPr="006F447D">
              <w:t>3.8.2.1.1</w:t>
            </w:r>
          </w:p>
        </w:tc>
        <w:tc>
          <w:tcPr>
            <w:tcW w:w="4950" w:type="dxa"/>
          </w:tcPr>
          <w:p w14:paraId="1CA8E6F3" w14:textId="2471D0C9" w:rsidR="0017339A" w:rsidRPr="006F447D" w:rsidRDefault="0017339A" w:rsidP="00B25FA9">
            <w:pPr>
              <w:tabs>
                <w:tab w:val="clear" w:pos="9360"/>
              </w:tabs>
            </w:pPr>
            <w:r w:rsidRPr="006F447D">
              <w:t>Grid View Printing</w:t>
            </w:r>
          </w:p>
        </w:tc>
        <w:tc>
          <w:tcPr>
            <w:tcW w:w="810" w:type="dxa"/>
          </w:tcPr>
          <w:p w14:paraId="16B0B9D8" w14:textId="77777777" w:rsidR="0017339A" w:rsidRPr="00B549C1" w:rsidRDefault="0017339A" w:rsidP="00B25FA9">
            <w:pPr>
              <w:tabs>
                <w:tab w:val="clear" w:pos="9360"/>
              </w:tabs>
              <w:rPr>
                <w:rFonts w:asciiTheme="minorHAnsi" w:hAnsiTheme="minorHAnsi" w:cstheme="minorHAnsi"/>
              </w:rPr>
            </w:pPr>
          </w:p>
        </w:tc>
        <w:tc>
          <w:tcPr>
            <w:tcW w:w="720" w:type="dxa"/>
          </w:tcPr>
          <w:p w14:paraId="14D6447A" w14:textId="77777777" w:rsidR="0017339A" w:rsidRPr="00B549C1" w:rsidRDefault="0017339A" w:rsidP="00B25FA9">
            <w:pPr>
              <w:tabs>
                <w:tab w:val="clear" w:pos="9360"/>
              </w:tabs>
              <w:rPr>
                <w:rFonts w:asciiTheme="minorHAnsi" w:hAnsiTheme="minorHAnsi" w:cstheme="minorHAnsi"/>
              </w:rPr>
            </w:pPr>
          </w:p>
        </w:tc>
        <w:tc>
          <w:tcPr>
            <w:tcW w:w="720" w:type="dxa"/>
          </w:tcPr>
          <w:p w14:paraId="7B0DA7DA" w14:textId="77777777" w:rsidR="0017339A" w:rsidRPr="00B549C1" w:rsidRDefault="0017339A" w:rsidP="00B25FA9">
            <w:pPr>
              <w:tabs>
                <w:tab w:val="clear" w:pos="9360"/>
              </w:tabs>
              <w:rPr>
                <w:rFonts w:asciiTheme="minorHAnsi" w:hAnsiTheme="minorHAnsi" w:cstheme="minorHAnsi"/>
              </w:rPr>
            </w:pPr>
          </w:p>
        </w:tc>
        <w:tc>
          <w:tcPr>
            <w:tcW w:w="720" w:type="dxa"/>
          </w:tcPr>
          <w:p w14:paraId="55ED447D" w14:textId="77777777" w:rsidR="0017339A" w:rsidRPr="00B549C1" w:rsidRDefault="0017339A" w:rsidP="00B25FA9">
            <w:pPr>
              <w:tabs>
                <w:tab w:val="clear" w:pos="9360"/>
              </w:tabs>
              <w:rPr>
                <w:rFonts w:asciiTheme="minorHAnsi" w:hAnsiTheme="minorHAnsi" w:cstheme="minorHAnsi"/>
              </w:rPr>
            </w:pPr>
          </w:p>
        </w:tc>
        <w:tc>
          <w:tcPr>
            <w:tcW w:w="1170" w:type="dxa"/>
          </w:tcPr>
          <w:p w14:paraId="0A6957A4" w14:textId="77777777" w:rsidR="0017339A" w:rsidRPr="00B549C1" w:rsidRDefault="0017339A" w:rsidP="00B25FA9">
            <w:pPr>
              <w:tabs>
                <w:tab w:val="clear" w:pos="9360"/>
              </w:tabs>
              <w:rPr>
                <w:rFonts w:asciiTheme="minorHAnsi" w:hAnsiTheme="minorHAnsi" w:cstheme="minorHAnsi"/>
              </w:rPr>
            </w:pPr>
          </w:p>
        </w:tc>
      </w:tr>
      <w:tr w:rsidR="0017339A" w:rsidRPr="00B549C1" w14:paraId="2C12C684" w14:textId="77777777" w:rsidTr="002F71A5">
        <w:tc>
          <w:tcPr>
            <w:tcW w:w="1368" w:type="dxa"/>
          </w:tcPr>
          <w:p w14:paraId="513B2684" w14:textId="04A9B167" w:rsidR="0017339A" w:rsidRPr="006F447D" w:rsidRDefault="0017339A" w:rsidP="00B25FA9">
            <w:pPr>
              <w:tabs>
                <w:tab w:val="clear" w:pos="9360"/>
              </w:tabs>
            </w:pPr>
            <w:r w:rsidRPr="006F447D">
              <w:t>3.8.2.1.2</w:t>
            </w:r>
          </w:p>
        </w:tc>
        <w:tc>
          <w:tcPr>
            <w:tcW w:w="4950" w:type="dxa"/>
          </w:tcPr>
          <w:p w14:paraId="654180F3" w14:textId="7E7B348E" w:rsidR="0017339A" w:rsidRPr="006F447D" w:rsidRDefault="0017339A" w:rsidP="00B25FA9">
            <w:pPr>
              <w:tabs>
                <w:tab w:val="clear" w:pos="9360"/>
              </w:tabs>
            </w:pPr>
            <w:r w:rsidRPr="006F447D">
              <w:t>Graph View Printing</w:t>
            </w:r>
          </w:p>
        </w:tc>
        <w:tc>
          <w:tcPr>
            <w:tcW w:w="810" w:type="dxa"/>
          </w:tcPr>
          <w:p w14:paraId="1CFCD2CE" w14:textId="77777777" w:rsidR="0017339A" w:rsidRPr="00B549C1" w:rsidRDefault="0017339A" w:rsidP="00B25FA9">
            <w:pPr>
              <w:tabs>
                <w:tab w:val="clear" w:pos="9360"/>
              </w:tabs>
              <w:rPr>
                <w:rFonts w:asciiTheme="minorHAnsi" w:hAnsiTheme="minorHAnsi" w:cstheme="minorHAnsi"/>
              </w:rPr>
            </w:pPr>
          </w:p>
        </w:tc>
        <w:tc>
          <w:tcPr>
            <w:tcW w:w="720" w:type="dxa"/>
          </w:tcPr>
          <w:p w14:paraId="2A2FEB39" w14:textId="77777777" w:rsidR="0017339A" w:rsidRPr="00B549C1" w:rsidRDefault="0017339A" w:rsidP="00B25FA9">
            <w:pPr>
              <w:tabs>
                <w:tab w:val="clear" w:pos="9360"/>
              </w:tabs>
              <w:rPr>
                <w:rFonts w:asciiTheme="minorHAnsi" w:hAnsiTheme="minorHAnsi" w:cstheme="minorHAnsi"/>
              </w:rPr>
            </w:pPr>
          </w:p>
        </w:tc>
        <w:tc>
          <w:tcPr>
            <w:tcW w:w="720" w:type="dxa"/>
          </w:tcPr>
          <w:p w14:paraId="0B5FC101" w14:textId="77777777" w:rsidR="0017339A" w:rsidRPr="00B549C1" w:rsidRDefault="0017339A" w:rsidP="00B25FA9">
            <w:pPr>
              <w:tabs>
                <w:tab w:val="clear" w:pos="9360"/>
              </w:tabs>
              <w:rPr>
                <w:rFonts w:asciiTheme="minorHAnsi" w:hAnsiTheme="minorHAnsi" w:cstheme="minorHAnsi"/>
              </w:rPr>
            </w:pPr>
          </w:p>
        </w:tc>
        <w:tc>
          <w:tcPr>
            <w:tcW w:w="720" w:type="dxa"/>
          </w:tcPr>
          <w:p w14:paraId="737BE7ED" w14:textId="77777777" w:rsidR="0017339A" w:rsidRPr="00B549C1" w:rsidRDefault="0017339A" w:rsidP="00B25FA9">
            <w:pPr>
              <w:tabs>
                <w:tab w:val="clear" w:pos="9360"/>
              </w:tabs>
              <w:rPr>
                <w:rFonts w:asciiTheme="minorHAnsi" w:hAnsiTheme="minorHAnsi" w:cstheme="minorHAnsi"/>
              </w:rPr>
            </w:pPr>
          </w:p>
        </w:tc>
        <w:tc>
          <w:tcPr>
            <w:tcW w:w="1170" w:type="dxa"/>
          </w:tcPr>
          <w:p w14:paraId="737D6183" w14:textId="77777777" w:rsidR="0017339A" w:rsidRPr="00B549C1" w:rsidRDefault="0017339A" w:rsidP="00B25FA9">
            <w:pPr>
              <w:tabs>
                <w:tab w:val="clear" w:pos="9360"/>
              </w:tabs>
              <w:rPr>
                <w:rFonts w:asciiTheme="minorHAnsi" w:hAnsiTheme="minorHAnsi" w:cstheme="minorHAnsi"/>
              </w:rPr>
            </w:pPr>
          </w:p>
        </w:tc>
      </w:tr>
      <w:tr w:rsidR="0017339A" w:rsidRPr="00B549C1" w14:paraId="5BA0DE18" w14:textId="77777777" w:rsidTr="002F71A5">
        <w:tc>
          <w:tcPr>
            <w:tcW w:w="1368" w:type="dxa"/>
          </w:tcPr>
          <w:p w14:paraId="415743BD" w14:textId="7D077A88" w:rsidR="0017339A" w:rsidRPr="006F447D" w:rsidRDefault="0017339A" w:rsidP="00B25FA9">
            <w:pPr>
              <w:tabs>
                <w:tab w:val="clear" w:pos="9360"/>
              </w:tabs>
            </w:pPr>
            <w:r w:rsidRPr="006F447D">
              <w:t>3.8.2.1.3</w:t>
            </w:r>
          </w:p>
        </w:tc>
        <w:tc>
          <w:tcPr>
            <w:tcW w:w="4950" w:type="dxa"/>
          </w:tcPr>
          <w:p w14:paraId="4BCE82D3" w14:textId="3CB40426" w:rsidR="0017339A" w:rsidRPr="006F447D" w:rsidRDefault="0017339A" w:rsidP="00B25FA9">
            <w:pPr>
              <w:tabs>
                <w:tab w:val="clear" w:pos="9360"/>
              </w:tabs>
            </w:pPr>
            <w:r w:rsidRPr="006F447D">
              <w:t>Heat Map Printing</w:t>
            </w:r>
          </w:p>
        </w:tc>
        <w:tc>
          <w:tcPr>
            <w:tcW w:w="810" w:type="dxa"/>
          </w:tcPr>
          <w:p w14:paraId="4C7DB856" w14:textId="77777777" w:rsidR="0017339A" w:rsidRPr="00B549C1" w:rsidRDefault="0017339A" w:rsidP="00B25FA9">
            <w:pPr>
              <w:tabs>
                <w:tab w:val="clear" w:pos="9360"/>
              </w:tabs>
              <w:rPr>
                <w:rFonts w:asciiTheme="minorHAnsi" w:hAnsiTheme="minorHAnsi" w:cstheme="minorHAnsi"/>
              </w:rPr>
            </w:pPr>
          </w:p>
        </w:tc>
        <w:tc>
          <w:tcPr>
            <w:tcW w:w="720" w:type="dxa"/>
          </w:tcPr>
          <w:p w14:paraId="0E15935C" w14:textId="77777777" w:rsidR="0017339A" w:rsidRPr="00B549C1" w:rsidRDefault="0017339A" w:rsidP="00B25FA9">
            <w:pPr>
              <w:tabs>
                <w:tab w:val="clear" w:pos="9360"/>
              </w:tabs>
              <w:rPr>
                <w:rFonts w:asciiTheme="minorHAnsi" w:hAnsiTheme="minorHAnsi" w:cstheme="minorHAnsi"/>
              </w:rPr>
            </w:pPr>
          </w:p>
        </w:tc>
        <w:tc>
          <w:tcPr>
            <w:tcW w:w="720" w:type="dxa"/>
          </w:tcPr>
          <w:p w14:paraId="6CC2FB46" w14:textId="77777777" w:rsidR="0017339A" w:rsidRPr="00B549C1" w:rsidRDefault="0017339A" w:rsidP="00B25FA9">
            <w:pPr>
              <w:tabs>
                <w:tab w:val="clear" w:pos="9360"/>
              </w:tabs>
              <w:rPr>
                <w:rFonts w:asciiTheme="minorHAnsi" w:hAnsiTheme="minorHAnsi" w:cstheme="minorHAnsi"/>
              </w:rPr>
            </w:pPr>
          </w:p>
        </w:tc>
        <w:tc>
          <w:tcPr>
            <w:tcW w:w="720" w:type="dxa"/>
          </w:tcPr>
          <w:p w14:paraId="0F2E97E1" w14:textId="77777777" w:rsidR="0017339A" w:rsidRPr="00B549C1" w:rsidRDefault="0017339A" w:rsidP="00B25FA9">
            <w:pPr>
              <w:tabs>
                <w:tab w:val="clear" w:pos="9360"/>
              </w:tabs>
              <w:rPr>
                <w:rFonts w:asciiTheme="minorHAnsi" w:hAnsiTheme="minorHAnsi" w:cstheme="minorHAnsi"/>
              </w:rPr>
            </w:pPr>
          </w:p>
        </w:tc>
        <w:tc>
          <w:tcPr>
            <w:tcW w:w="1170" w:type="dxa"/>
          </w:tcPr>
          <w:p w14:paraId="09855880" w14:textId="77777777" w:rsidR="0017339A" w:rsidRPr="00B549C1" w:rsidRDefault="0017339A" w:rsidP="00B25FA9">
            <w:pPr>
              <w:tabs>
                <w:tab w:val="clear" w:pos="9360"/>
              </w:tabs>
              <w:rPr>
                <w:rFonts w:asciiTheme="minorHAnsi" w:hAnsiTheme="minorHAnsi" w:cstheme="minorHAnsi"/>
              </w:rPr>
            </w:pPr>
          </w:p>
        </w:tc>
      </w:tr>
      <w:tr w:rsidR="0017339A" w:rsidRPr="00B549C1" w14:paraId="02A0286A" w14:textId="77777777" w:rsidTr="002F71A5">
        <w:tc>
          <w:tcPr>
            <w:tcW w:w="1368" w:type="dxa"/>
          </w:tcPr>
          <w:p w14:paraId="171268FD" w14:textId="22F4A380" w:rsidR="0017339A" w:rsidRPr="006F447D" w:rsidRDefault="0017339A" w:rsidP="00B25FA9">
            <w:pPr>
              <w:tabs>
                <w:tab w:val="clear" w:pos="9360"/>
              </w:tabs>
            </w:pPr>
            <w:r w:rsidRPr="006F447D">
              <w:t>3.8.3</w:t>
            </w:r>
          </w:p>
        </w:tc>
        <w:tc>
          <w:tcPr>
            <w:tcW w:w="4950" w:type="dxa"/>
          </w:tcPr>
          <w:p w14:paraId="385269F5" w14:textId="583C3B3F" w:rsidR="0017339A" w:rsidRPr="006F447D" w:rsidRDefault="0017339A" w:rsidP="00B25FA9">
            <w:pPr>
              <w:tabs>
                <w:tab w:val="clear" w:pos="9360"/>
              </w:tabs>
            </w:pPr>
            <w:r w:rsidRPr="006F447D">
              <w:t>Time Display/GMT Offset</w:t>
            </w:r>
          </w:p>
        </w:tc>
        <w:tc>
          <w:tcPr>
            <w:tcW w:w="810" w:type="dxa"/>
          </w:tcPr>
          <w:p w14:paraId="4CB7B0BF" w14:textId="77777777" w:rsidR="0017339A" w:rsidRPr="00B549C1" w:rsidRDefault="0017339A" w:rsidP="00B25FA9">
            <w:pPr>
              <w:tabs>
                <w:tab w:val="clear" w:pos="9360"/>
              </w:tabs>
              <w:rPr>
                <w:rFonts w:asciiTheme="minorHAnsi" w:hAnsiTheme="minorHAnsi" w:cstheme="minorHAnsi"/>
              </w:rPr>
            </w:pPr>
          </w:p>
        </w:tc>
        <w:tc>
          <w:tcPr>
            <w:tcW w:w="720" w:type="dxa"/>
          </w:tcPr>
          <w:p w14:paraId="3E0479EF" w14:textId="77777777" w:rsidR="0017339A" w:rsidRPr="00B549C1" w:rsidRDefault="0017339A" w:rsidP="00B25FA9">
            <w:pPr>
              <w:tabs>
                <w:tab w:val="clear" w:pos="9360"/>
              </w:tabs>
              <w:rPr>
                <w:rFonts w:asciiTheme="minorHAnsi" w:hAnsiTheme="minorHAnsi" w:cstheme="minorHAnsi"/>
              </w:rPr>
            </w:pPr>
          </w:p>
        </w:tc>
        <w:tc>
          <w:tcPr>
            <w:tcW w:w="720" w:type="dxa"/>
          </w:tcPr>
          <w:p w14:paraId="4CC6AAE7" w14:textId="77777777" w:rsidR="0017339A" w:rsidRPr="00B549C1" w:rsidRDefault="0017339A" w:rsidP="00B25FA9">
            <w:pPr>
              <w:tabs>
                <w:tab w:val="clear" w:pos="9360"/>
              </w:tabs>
              <w:rPr>
                <w:rFonts w:asciiTheme="minorHAnsi" w:hAnsiTheme="minorHAnsi" w:cstheme="minorHAnsi"/>
              </w:rPr>
            </w:pPr>
          </w:p>
        </w:tc>
        <w:tc>
          <w:tcPr>
            <w:tcW w:w="720" w:type="dxa"/>
          </w:tcPr>
          <w:p w14:paraId="7C973B07" w14:textId="77777777" w:rsidR="0017339A" w:rsidRPr="00B549C1" w:rsidRDefault="0017339A" w:rsidP="00B25FA9">
            <w:pPr>
              <w:tabs>
                <w:tab w:val="clear" w:pos="9360"/>
              </w:tabs>
              <w:rPr>
                <w:rFonts w:asciiTheme="minorHAnsi" w:hAnsiTheme="minorHAnsi" w:cstheme="minorHAnsi"/>
              </w:rPr>
            </w:pPr>
          </w:p>
        </w:tc>
        <w:tc>
          <w:tcPr>
            <w:tcW w:w="1170" w:type="dxa"/>
          </w:tcPr>
          <w:p w14:paraId="50C076F3" w14:textId="77777777" w:rsidR="0017339A" w:rsidRPr="00B549C1" w:rsidRDefault="0017339A" w:rsidP="00B25FA9">
            <w:pPr>
              <w:tabs>
                <w:tab w:val="clear" w:pos="9360"/>
              </w:tabs>
              <w:rPr>
                <w:rFonts w:asciiTheme="minorHAnsi" w:hAnsiTheme="minorHAnsi" w:cstheme="minorHAnsi"/>
              </w:rPr>
            </w:pPr>
          </w:p>
        </w:tc>
      </w:tr>
      <w:tr w:rsidR="0017339A" w:rsidRPr="00B549C1" w14:paraId="06DF57FD" w14:textId="77777777" w:rsidTr="002F71A5">
        <w:tc>
          <w:tcPr>
            <w:tcW w:w="1368" w:type="dxa"/>
          </w:tcPr>
          <w:p w14:paraId="089EAF39" w14:textId="1E313527" w:rsidR="0017339A" w:rsidRPr="006F447D" w:rsidRDefault="0017339A" w:rsidP="00B25FA9">
            <w:pPr>
              <w:tabs>
                <w:tab w:val="clear" w:pos="9360"/>
              </w:tabs>
            </w:pPr>
            <w:r w:rsidRPr="006F447D">
              <w:t>3.8.3.1</w:t>
            </w:r>
          </w:p>
        </w:tc>
        <w:tc>
          <w:tcPr>
            <w:tcW w:w="4950" w:type="dxa"/>
          </w:tcPr>
          <w:p w14:paraId="4AB4D019" w14:textId="341200BB" w:rsidR="0017339A" w:rsidRPr="006F447D" w:rsidRDefault="0017339A" w:rsidP="00B25FA9">
            <w:pPr>
              <w:tabs>
                <w:tab w:val="clear" w:pos="9360"/>
              </w:tabs>
            </w:pPr>
            <w:r w:rsidRPr="006F447D">
              <w:t>Indicate Time Zone Offset on VisProactive Screens</w:t>
            </w:r>
          </w:p>
        </w:tc>
        <w:tc>
          <w:tcPr>
            <w:tcW w:w="810" w:type="dxa"/>
          </w:tcPr>
          <w:p w14:paraId="15A01BA0" w14:textId="77777777" w:rsidR="0017339A" w:rsidRPr="00B549C1" w:rsidRDefault="0017339A" w:rsidP="00B25FA9">
            <w:pPr>
              <w:tabs>
                <w:tab w:val="clear" w:pos="9360"/>
              </w:tabs>
              <w:rPr>
                <w:rFonts w:asciiTheme="minorHAnsi" w:hAnsiTheme="minorHAnsi" w:cstheme="minorHAnsi"/>
              </w:rPr>
            </w:pPr>
          </w:p>
        </w:tc>
        <w:tc>
          <w:tcPr>
            <w:tcW w:w="720" w:type="dxa"/>
          </w:tcPr>
          <w:p w14:paraId="3A507E53" w14:textId="77777777" w:rsidR="0017339A" w:rsidRPr="00B549C1" w:rsidRDefault="0017339A" w:rsidP="00B25FA9">
            <w:pPr>
              <w:tabs>
                <w:tab w:val="clear" w:pos="9360"/>
              </w:tabs>
              <w:rPr>
                <w:rFonts w:asciiTheme="minorHAnsi" w:hAnsiTheme="minorHAnsi" w:cstheme="minorHAnsi"/>
              </w:rPr>
            </w:pPr>
          </w:p>
        </w:tc>
        <w:tc>
          <w:tcPr>
            <w:tcW w:w="720" w:type="dxa"/>
          </w:tcPr>
          <w:p w14:paraId="3D0B0EA5" w14:textId="77777777" w:rsidR="0017339A" w:rsidRPr="00B549C1" w:rsidRDefault="0017339A" w:rsidP="00B25FA9">
            <w:pPr>
              <w:tabs>
                <w:tab w:val="clear" w:pos="9360"/>
              </w:tabs>
              <w:rPr>
                <w:rFonts w:asciiTheme="minorHAnsi" w:hAnsiTheme="minorHAnsi" w:cstheme="minorHAnsi"/>
              </w:rPr>
            </w:pPr>
          </w:p>
        </w:tc>
        <w:tc>
          <w:tcPr>
            <w:tcW w:w="720" w:type="dxa"/>
          </w:tcPr>
          <w:p w14:paraId="6C3D9745" w14:textId="77777777" w:rsidR="0017339A" w:rsidRPr="00B549C1" w:rsidRDefault="0017339A" w:rsidP="00B25FA9">
            <w:pPr>
              <w:tabs>
                <w:tab w:val="clear" w:pos="9360"/>
              </w:tabs>
              <w:rPr>
                <w:rFonts w:asciiTheme="minorHAnsi" w:hAnsiTheme="minorHAnsi" w:cstheme="minorHAnsi"/>
              </w:rPr>
            </w:pPr>
          </w:p>
        </w:tc>
        <w:tc>
          <w:tcPr>
            <w:tcW w:w="1170" w:type="dxa"/>
          </w:tcPr>
          <w:p w14:paraId="11E12F46" w14:textId="77777777" w:rsidR="0017339A" w:rsidRPr="00B549C1" w:rsidRDefault="0017339A" w:rsidP="00B25FA9">
            <w:pPr>
              <w:tabs>
                <w:tab w:val="clear" w:pos="9360"/>
              </w:tabs>
              <w:rPr>
                <w:rFonts w:asciiTheme="minorHAnsi" w:hAnsiTheme="minorHAnsi" w:cstheme="minorHAnsi"/>
              </w:rPr>
            </w:pPr>
          </w:p>
        </w:tc>
      </w:tr>
      <w:tr w:rsidR="0017339A" w:rsidRPr="00B549C1" w14:paraId="33DB3D0F" w14:textId="77777777" w:rsidTr="002F71A5">
        <w:tc>
          <w:tcPr>
            <w:tcW w:w="1368" w:type="dxa"/>
          </w:tcPr>
          <w:p w14:paraId="4F2C961A" w14:textId="60D0CFDD" w:rsidR="0017339A" w:rsidRPr="006F447D" w:rsidRDefault="0017339A" w:rsidP="00B25FA9">
            <w:pPr>
              <w:tabs>
                <w:tab w:val="clear" w:pos="9360"/>
              </w:tabs>
            </w:pPr>
            <w:r w:rsidRPr="006F447D">
              <w:t>3.8.3.1.1</w:t>
            </w:r>
          </w:p>
        </w:tc>
        <w:tc>
          <w:tcPr>
            <w:tcW w:w="4950" w:type="dxa"/>
          </w:tcPr>
          <w:p w14:paraId="7C87491F" w14:textId="40316830" w:rsidR="0017339A" w:rsidRPr="006F447D" w:rsidRDefault="0017339A" w:rsidP="00B25FA9">
            <w:pPr>
              <w:tabs>
                <w:tab w:val="clear" w:pos="9360"/>
              </w:tabs>
            </w:pPr>
            <w:r w:rsidRPr="006F447D">
              <w:t>Time Zone to Release and Company Name String</w:t>
            </w:r>
          </w:p>
        </w:tc>
        <w:tc>
          <w:tcPr>
            <w:tcW w:w="810" w:type="dxa"/>
          </w:tcPr>
          <w:p w14:paraId="6D0D16C1" w14:textId="77777777" w:rsidR="0017339A" w:rsidRPr="00B549C1" w:rsidRDefault="0017339A" w:rsidP="00B25FA9">
            <w:pPr>
              <w:tabs>
                <w:tab w:val="clear" w:pos="9360"/>
              </w:tabs>
              <w:rPr>
                <w:rFonts w:asciiTheme="minorHAnsi" w:hAnsiTheme="minorHAnsi" w:cstheme="minorHAnsi"/>
              </w:rPr>
            </w:pPr>
          </w:p>
        </w:tc>
        <w:tc>
          <w:tcPr>
            <w:tcW w:w="720" w:type="dxa"/>
          </w:tcPr>
          <w:p w14:paraId="2A2EEAEB" w14:textId="77777777" w:rsidR="0017339A" w:rsidRPr="00B549C1" w:rsidRDefault="0017339A" w:rsidP="00B25FA9">
            <w:pPr>
              <w:tabs>
                <w:tab w:val="clear" w:pos="9360"/>
              </w:tabs>
              <w:rPr>
                <w:rFonts w:asciiTheme="minorHAnsi" w:hAnsiTheme="minorHAnsi" w:cstheme="minorHAnsi"/>
              </w:rPr>
            </w:pPr>
          </w:p>
        </w:tc>
        <w:tc>
          <w:tcPr>
            <w:tcW w:w="720" w:type="dxa"/>
          </w:tcPr>
          <w:p w14:paraId="64F6F623" w14:textId="77777777" w:rsidR="0017339A" w:rsidRPr="00B549C1" w:rsidRDefault="0017339A" w:rsidP="00B25FA9">
            <w:pPr>
              <w:tabs>
                <w:tab w:val="clear" w:pos="9360"/>
              </w:tabs>
              <w:rPr>
                <w:rFonts w:asciiTheme="minorHAnsi" w:hAnsiTheme="minorHAnsi" w:cstheme="minorHAnsi"/>
              </w:rPr>
            </w:pPr>
          </w:p>
        </w:tc>
        <w:tc>
          <w:tcPr>
            <w:tcW w:w="720" w:type="dxa"/>
          </w:tcPr>
          <w:p w14:paraId="714D8277" w14:textId="77777777" w:rsidR="0017339A" w:rsidRPr="00B549C1" w:rsidRDefault="0017339A" w:rsidP="00B25FA9">
            <w:pPr>
              <w:tabs>
                <w:tab w:val="clear" w:pos="9360"/>
              </w:tabs>
              <w:rPr>
                <w:rFonts w:asciiTheme="minorHAnsi" w:hAnsiTheme="minorHAnsi" w:cstheme="minorHAnsi"/>
              </w:rPr>
            </w:pPr>
          </w:p>
        </w:tc>
        <w:tc>
          <w:tcPr>
            <w:tcW w:w="1170" w:type="dxa"/>
          </w:tcPr>
          <w:p w14:paraId="459302B2" w14:textId="77777777" w:rsidR="0017339A" w:rsidRPr="00B549C1" w:rsidRDefault="0017339A" w:rsidP="00B25FA9">
            <w:pPr>
              <w:tabs>
                <w:tab w:val="clear" w:pos="9360"/>
              </w:tabs>
              <w:rPr>
                <w:rFonts w:asciiTheme="minorHAnsi" w:hAnsiTheme="minorHAnsi" w:cstheme="minorHAnsi"/>
              </w:rPr>
            </w:pPr>
          </w:p>
        </w:tc>
      </w:tr>
      <w:tr w:rsidR="0017339A" w:rsidRPr="00B549C1" w14:paraId="7B4606AF" w14:textId="77777777" w:rsidTr="002F71A5">
        <w:tc>
          <w:tcPr>
            <w:tcW w:w="1368" w:type="dxa"/>
          </w:tcPr>
          <w:p w14:paraId="0338E177" w14:textId="45C3420D" w:rsidR="0017339A" w:rsidRPr="006F447D" w:rsidRDefault="0017339A" w:rsidP="00B25FA9">
            <w:pPr>
              <w:tabs>
                <w:tab w:val="clear" w:pos="9360"/>
              </w:tabs>
            </w:pPr>
            <w:r w:rsidRPr="006F447D">
              <w:t>3.8.3.1.2</w:t>
            </w:r>
          </w:p>
        </w:tc>
        <w:tc>
          <w:tcPr>
            <w:tcW w:w="4950" w:type="dxa"/>
          </w:tcPr>
          <w:p w14:paraId="382E5212" w14:textId="42A4DF51" w:rsidR="0017339A" w:rsidRPr="006F447D" w:rsidRDefault="0017339A" w:rsidP="00B25FA9">
            <w:pPr>
              <w:tabs>
                <w:tab w:val="clear" w:pos="9360"/>
              </w:tabs>
            </w:pPr>
            <w:r w:rsidRPr="006F447D">
              <w:t>Graph/Grid Title</w:t>
            </w:r>
          </w:p>
        </w:tc>
        <w:tc>
          <w:tcPr>
            <w:tcW w:w="810" w:type="dxa"/>
          </w:tcPr>
          <w:p w14:paraId="640F4D16" w14:textId="77777777" w:rsidR="0017339A" w:rsidRPr="00B549C1" w:rsidRDefault="0017339A" w:rsidP="00B25FA9">
            <w:pPr>
              <w:tabs>
                <w:tab w:val="clear" w:pos="9360"/>
              </w:tabs>
              <w:rPr>
                <w:rFonts w:asciiTheme="minorHAnsi" w:hAnsiTheme="minorHAnsi" w:cstheme="minorHAnsi"/>
              </w:rPr>
            </w:pPr>
          </w:p>
        </w:tc>
        <w:tc>
          <w:tcPr>
            <w:tcW w:w="720" w:type="dxa"/>
          </w:tcPr>
          <w:p w14:paraId="3A0D3FF3" w14:textId="77777777" w:rsidR="0017339A" w:rsidRPr="00B549C1" w:rsidRDefault="0017339A" w:rsidP="00B25FA9">
            <w:pPr>
              <w:tabs>
                <w:tab w:val="clear" w:pos="9360"/>
              </w:tabs>
              <w:rPr>
                <w:rFonts w:asciiTheme="minorHAnsi" w:hAnsiTheme="minorHAnsi" w:cstheme="minorHAnsi"/>
              </w:rPr>
            </w:pPr>
          </w:p>
        </w:tc>
        <w:tc>
          <w:tcPr>
            <w:tcW w:w="720" w:type="dxa"/>
          </w:tcPr>
          <w:p w14:paraId="295B29E4" w14:textId="77777777" w:rsidR="0017339A" w:rsidRPr="00B549C1" w:rsidRDefault="0017339A" w:rsidP="00B25FA9">
            <w:pPr>
              <w:tabs>
                <w:tab w:val="clear" w:pos="9360"/>
              </w:tabs>
              <w:rPr>
                <w:rFonts w:asciiTheme="minorHAnsi" w:hAnsiTheme="minorHAnsi" w:cstheme="minorHAnsi"/>
              </w:rPr>
            </w:pPr>
          </w:p>
        </w:tc>
        <w:tc>
          <w:tcPr>
            <w:tcW w:w="720" w:type="dxa"/>
          </w:tcPr>
          <w:p w14:paraId="2962D6C9" w14:textId="77777777" w:rsidR="0017339A" w:rsidRPr="00B549C1" w:rsidRDefault="0017339A" w:rsidP="00B25FA9">
            <w:pPr>
              <w:tabs>
                <w:tab w:val="clear" w:pos="9360"/>
              </w:tabs>
              <w:rPr>
                <w:rFonts w:asciiTheme="minorHAnsi" w:hAnsiTheme="minorHAnsi" w:cstheme="minorHAnsi"/>
              </w:rPr>
            </w:pPr>
          </w:p>
        </w:tc>
        <w:tc>
          <w:tcPr>
            <w:tcW w:w="1170" w:type="dxa"/>
          </w:tcPr>
          <w:p w14:paraId="4FD6B762" w14:textId="77777777" w:rsidR="0017339A" w:rsidRPr="00B549C1" w:rsidRDefault="0017339A" w:rsidP="00B25FA9">
            <w:pPr>
              <w:tabs>
                <w:tab w:val="clear" w:pos="9360"/>
              </w:tabs>
              <w:rPr>
                <w:rFonts w:asciiTheme="minorHAnsi" w:hAnsiTheme="minorHAnsi" w:cstheme="minorHAnsi"/>
              </w:rPr>
            </w:pPr>
          </w:p>
        </w:tc>
      </w:tr>
      <w:tr w:rsidR="0017339A" w:rsidRPr="00B549C1" w14:paraId="110806E0" w14:textId="77777777" w:rsidTr="002F71A5">
        <w:tc>
          <w:tcPr>
            <w:tcW w:w="1368" w:type="dxa"/>
          </w:tcPr>
          <w:p w14:paraId="64AECE5E" w14:textId="6EC9D4B8" w:rsidR="0017339A" w:rsidRPr="006F447D" w:rsidRDefault="0017339A" w:rsidP="00B25FA9">
            <w:pPr>
              <w:tabs>
                <w:tab w:val="clear" w:pos="9360"/>
              </w:tabs>
            </w:pPr>
            <w:r w:rsidRPr="006F447D">
              <w:t>3.8.3.1.3</w:t>
            </w:r>
          </w:p>
        </w:tc>
        <w:tc>
          <w:tcPr>
            <w:tcW w:w="4950" w:type="dxa"/>
          </w:tcPr>
          <w:p w14:paraId="212FD234" w14:textId="1DD7B1FE" w:rsidR="0017339A" w:rsidRPr="006F447D" w:rsidRDefault="0017339A" w:rsidP="00B25FA9">
            <w:pPr>
              <w:tabs>
                <w:tab w:val="clear" w:pos="9360"/>
              </w:tabs>
            </w:pPr>
            <w:r w:rsidRPr="006F447D">
              <w:t>Screen Captures</w:t>
            </w:r>
          </w:p>
        </w:tc>
        <w:tc>
          <w:tcPr>
            <w:tcW w:w="810" w:type="dxa"/>
          </w:tcPr>
          <w:p w14:paraId="429FD781" w14:textId="77777777" w:rsidR="0017339A" w:rsidRPr="00B549C1" w:rsidRDefault="0017339A" w:rsidP="00B25FA9">
            <w:pPr>
              <w:tabs>
                <w:tab w:val="clear" w:pos="9360"/>
              </w:tabs>
              <w:rPr>
                <w:rFonts w:asciiTheme="minorHAnsi" w:hAnsiTheme="minorHAnsi" w:cstheme="minorHAnsi"/>
              </w:rPr>
            </w:pPr>
          </w:p>
        </w:tc>
        <w:tc>
          <w:tcPr>
            <w:tcW w:w="720" w:type="dxa"/>
          </w:tcPr>
          <w:p w14:paraId="091B35B3" w14:textId="77777777" w:rsidR="0017339A" w:rsidRPr="00B549C1" w:rsidRDefault="0017339A" w:rsidP="00B25FA9">
            <w:pPr>
              <w:tabs>
                <w:tab w:val="clear" w:pos="9360"/>
              </w:tabs>
              <w:rPr>
                <w:rFonts w:asciiTheme="minorHAnsi" w:hAnsiTheme="minorHAnsi" w:cstheme="minorHAnsi"/>
              </w:rPr>
            </w:pPr>
          </w:p>
        </w:tc>
        <w:tc>
          <w:tcPr>
            <w:tcW w:w="720" w:type="dxa"/>
          </w:tcPr>
          <w:p w14:paraId="73E7D297" w14:textId="77777777" w:rsidR="0017339A" w:rsidRPr="00B549C1" w:rsidRDefault="0017339A" w:rsidP="00B25FA9">
            <w:pPr>
              <w:tabs>
                <w:tab w:val="clear" w:pos="9360"/>
              </w:tabs>
              <w:rPr>
                <w:rFonts w:asciiTheme="minorHAnsi" w:hAnsiTheme="minorHAnsi" w:cstheme="minorHAnsi"/>
              </w:rPr>
            </w:pPr>
          </w:p>
        </w:tc>
        <w:tc>
          <w:tcPr>
            <w:tcW w:w="720" w:type="dxa"/>
          </w:tcPr>
          <w:p w14:paraId="1F86DE66" w14:textId="77777777" w:rsidR="0017339A" w:rsidRPr="00B549C1" w:rsidRDefault="0017339A" w:rsidP="00B25FA9">
            <w:pPr>
              <w:tabs>
                <w:tab w:val="clear" w:pos="9360"/>
              </w:tabs>
              <w:rPr>
                <w:rFonts w:asciiTheme="minorHAnsi" w:hAnsiTheme="minorHAnsi" w:cstheme="minorHAnsi"/>
              </w:rPr>
            </w:pPr>
          </w:p>
        </w:tc>
        <w:tc>
          <w:tcPr>
            <w:tcW w:w="1170" w:type="dxa"/>
          </w:tcPr>
          <w:p w14:paraId="140EA621" w14:textId="77777777" w:rsidR="0017339A" w:rsidRPr="00B549C1" w:rsidRDefault="0017339A" w:rsidP="00B25FA9">
            <w:pPr>
              <w:tabs>
                <w:tab w:val="clear" w:pos="9360"/>
              </w:tabs>
              <w:rPr>
                <w:rFonts w:asciiTheme="minorHAnsi" w:hAnsiTheme="minorHAnsi" w:cstheme="minorHAnsi"/>
              </w:rPr>
            </w:pPr>
          </w:p>
        </w:tc>
      </w:tr>
      <w:tr w:rsidR="0017339A" w:rsidRPr="00B549C1" w14:paraId="4193EE31" w14:textId="77777777" w:rsidTr="002F71A5">
        <w:tc>
          <w:tcPr>
            <w:tcW w:w="1368" w:type="dxa"/>
          </w:tcPr>
          <w:p w14:paraId="3E67AE0D" w14:textId="4FF29B8B" w:rsidR="0017339A" w:rsidRPr="006F447D" w:rsidRDefault="0017339A" w:rsidP="00B25FA9">
            <w:pPr>
              <w:tabs>
                <w:tab w:val="clear" w:pos="9360"/>
              </w:tabs>
            </w:pPr>
            <w:r w:rsidRPr="006F447D">
              <w:t>3.9</w:t>
            </w:r>
          </w:p>
        </w:tc>
        <w:tc>
          <w:tcPr>
            <w:tcW w:w="4950" w:type="dxa"/>
          </w:tcPr>
          <w:p w14:paraId="2A8CEE08" w14:textId="33EB2F4A" w:rsidR="0017339A" w:rsidRPr="006F447D" w:rsidRDefault="0017339A" w:rsidP="00B25FA9">
            <w:pPr>
              <w:tabs>
                <w:tab w:val="clear" w:pos="9360"/>
              </w:tabs>
            </w:pPr>
            <w:bookmarkStart w:id="164" w:name="_GoBack"/>
            <w:r w:rsidRPr="006F447D">
              <w:t>ALERT</w:t>
            </w:r>
            <w:bookmarkEnd w:id="164"/>
            <w:r w:rsidRPr="006F447D">
              <w:t xml:space="preserve"> POD REQUIREMENTS</w:t>
            </w:r>
          </w:p>
        </w:tc>
        <w:tc>
          <w:tcPr>
            <w:tcW w:w="810" w:type="dxa"/>
          </w:tcPr>
          <w:p w14:paraId="7B94836B" w14:textId="77777777" w:rsidR="0017339A" w:rsidRPr="00B549C1" w:rsidRDefault="0017339A" w:rsidP="00B25FA9">
            <w:pPr>
              <w:tabs>
                <w:tab w:val="clear" w:pos="9360"/>
              </w:tabs>
              <w:rPr>
                <w:rFonts w:asciiTheme="minorHAnsi" w:hAnsiTheme="minorHAnsi" w:cstheme="minorHAnsi"/>
              </w:rPr>
            </w:pPr>
          </w:p>
        </w:tc>
        <w:tc>
          <w:tcPr>
            <w:tcW w:w="720" w:type="dxa"/>
          </w:tcPr>
          <w:p w14:paraId="0B8289E6" w14:textId="77777777" w:rsidR="0017339A" w:rsidRPr="00B549C1" w:rsidRDefault="0017339A" w:rsidP="00B25FA9">
            <w:pPr>
              <w:tabs>
                <w:tab w:val="clear" w:pos="9360"/>
              </w:tabs>
              <w:rPr>
                <w:rFonts w:asciiTheme="minorHAnsi" w:hAnsiTheme="minorHAnsi" w:cstheme="minorHAnsi"/>
              </w:rPr>
            </w:pPr>
          </w:p>
        </w:tc>
        <w:tc>
          <w:tcPr>
            <w:tcW w:w="720" w:type="dxa"/>
          </w:tcPr>
          <w:p w14:paraId="29F0F0EE" w14:textId="77777777" w:rsidR="0017339A" w:rsidRPr="00B549C1" w:rsidRDefault="0017339A" w:rsidP="00B25FA9">
            <w:pPr>
              <w:tabs>
                <w:tab w:val="clear" w:pos="9360"/>
              </w:tabs>
              <w:rPr>
                <w:rFonts w:asciiTheme="minorHAnsi" w:hAnsiTheme="minorHAnsi" w:cstheme="minorHAnsi"/>
              </w:rPr>
            </w:pPr>
          </w:p>
        </w:tc>
        <w:tc>
          <w:tcPr>
            <w:tcW w:w="720" w:type="dxa"/>
          </w:tcPr>
          <w:p w14:paraId="1B57B307" w14:textId="77777777" w:rsidR="0017339A" w:rsidRPr="00B549C1" w:rsidRDefault="0017339A" w:rsidP="00B25FA9">
            <w:pPr>
              <w:tabs>
                <w:tab w:val="clear" w:pos="9360"/>
              </w:tabs>
              <w:rPr>
                <w:rFonts w:asciiTheme="minorHAnsi" w:hAnsiTheme="minorHAnsi" w:cstheme="minorHAnsi"/>
              </w:rPr>
            </w:pPr>
          </w:p>
        </w:tc>
        <w:tc>
          <w:tcPr>
            <w:tcW w:w="1170" w:type="dxa"/>
          </w:tcPr>
          <w:p w14:paraId="0E7BE1D9" w14:textId="77777777" w:rsidR="0017339A" w:rsidRPr="00B549C1" w:rsidRDefault="0017339A" w:rsidP="00B25FA9">
            <w:pPr>
              <w:tabs>
                <w:tab w:val="clear" w:pos="9360"/>
              </w:tabs>
              <w:rPr>
                <w:rFonts w:asciiTheme="minorHAnsi" w:hAnsiTheme="minorHAnsi" w:cstheme="minorHAnsi"/>
              </w:rPr>
            </w:pPr>
          </w:p>
        </w:tc>
      </w:tr>
      <w:tr w:rsidR="0017339A" w:rsidRPr="00B549C1" w14:paraId="7EB00559" w14:textId="77777777" w:rsidTr="002F71A5">
        <w:tc>
          <w:tcPr>
            <w:tcW w:w="1368" w:type="dxa"/>
          </w:tcPr>
          <w:p w14:paraId="4EA7B506" w14:textId="2945F159" w:rsidR="0017339A" w:rsidRPr="006F447D" w:rsidRDefault="0017339A" w:rsidP="00B25FA9">
            <w:pPr>
              <w:tabs>
                <w:tab w:val="clear" w:pos="9360"/>
              </w:tabs>
            </w:pPr>
            <w:r w:rsidRPr="006F447D">
              <w:t>3.10</w:t>
            </w:r>
          </w:p>
        </w:tc>
        <w:tc>
          <w:tcPr>
            <w:tcW w:w="4950" w:type="dxa"/>
          </w:tcPr>
          <w:p w14:paraId="12D88A8A" w14:textId="00E320F9" w:rsidR="0017339A" w:rsidRPr="006F447D" w:rsidRDefault="0017339A" w:rsidP="00B25FA9">
            <w:pPr>
              <w:tabs>
                <w:tab w:val="clear" w:pos="9360"/>
              </w:tabs>
            </w:pPr>
            <w:r w:rsidRPr="006F447D">
              <w:t>CROSSROADS REQUIREMENTS</w:t>
            </w:r>
          </w:p>
        </w:tc>
        <w:tc>
          <w:tcPr>
            <w:tcW w:w="810" w:type="dxa"/>
          </w:tcPr>
          <w:p w14:paraId="18477E11" w14:textId="77777777" w:rsidR="0017339A" w:rsidRPr="00B549C1" w:rsidRDefault="0017339A" w:rsidP="00B25FA9">
            <w:pPr>
              <w:tabs>
                <w:tab w:val="clear" w:pos="9360"/>
              </w:tabs>
              <w:rPr>
                <w:rFonts w:asciiTheme="minorHAnsi" w:hAnsiTheme="minorHAnsi" w:cstheme="minorHAnsi"/>
              </w:rPr>
            </w:pPr>
          </w:p>
        </w:tc>
        <w:tc>
          <w:tcPr>
            <w:tcW w:w="720" w:type="dxa"/>
          </w:tcPr>
          <w:p w14:paraId="09BC12EB" w14:textId="77777777" w:rsidR="0017339A" w:rsidRPr="00B549C1" w:rsidRDefault="0017339A" w:rsidP="00B25FA9">
            <w:pPr>
              <w:tabs>
                <w:tab w:val="clear" w:pos="9360"/>
              </w:tabs>
              <w:rPr>
                <w:rFonts w:asciiTheme="minorHAnsi" w:hAnsiTheme="minorHAnsi" w:cstheme="minorHAnsi"/>
              </w:rPr>
            </w:pPr>
          </w:p>
        </w:tc>
        <w:tc>
          <w:tcPr>
            <w:tcW w:w="720" w:type="dxa"/>
          </w:tcPr>
          <w:p w14:paraId="0F2E7274" w14:textId="77777777" w:rsidR="0017339A" w:rsidRPr="00B549C1" w:rsidRDefault="0017339A" w:rsidP="00B25FA9">
            <w:pPr>
              <w:tabs>
                <w:tab w:val="clear" w:pos="9360"/>
              </w:tabs>
              <w:rPr>
                <w:rFonts w:asciiTheme="minorHAnsi" w:hAnsiTheme="minorHAnsi" w:cstheme="minorHAnsi"/>
              </w:rPr>
            </w:pPr>
          </w:p>
        </w:tc>
        <w:tc>
          <w:tcPr>
            <w:tcW w:w="720" w:type="dxa"/>
          </w:tcPr>
          <w:p w14:paraId="03E97EA5" w14:textId="77777777" w:rsidR="0017339A" w:rsidRPr="00B549C1" w:rsidRDefault="0017339A" w:rsidP="00B25FA9">
            <w:pPr>
              <w:tabs>
                <w:tab w:val="clear" w:pos="9360"/>
              </w:tabs>
              <w:rPr>
                <w:rFonts w:asciiTheme="minorHAnsi" w:hAnsiTheme="minorHAnsi" w:cstheme="minorHAnsi"/>
              </w:rPr>
            </w:pPr>
          </w:p>
        </w:tc>
        <w:tc>
          <w:tcPr>
            <w:tcW w:w="1170" w:type="dxa"/>
          </w:tcPr>
          <w:p w14:paraId="2FAC43C1" w14:textId="77777777" w:rsidR="0017339A" w:rsidRPr="00B549C1" w:rsidRDefault="0017339A" w:rsidP="00B25FA9">
            <w:pPr>
              <w:tabs>
                <w:tab w:val="clear" w:pos="9360"/>
              </w:tabs>
              <w:rPr>
                <w:rFonts w:asciiTheme="minorHAnsi" w:hAnsiTheme="minorHAnsi" w:cstheme="minorHAnsi"/>
              </w:rPr>
            </w:pPr>
          </w:p>
        </w:tc>
      </w:tr>
      <w:tr w:rsidR="0017339A" w:rsidRPr="00B549C1" w14:paraId="0EE8607E" w14:textId="77777777" w:rsidTr="002F71A5">
        <w:tc>
          <w:tcPr>
            <w:tcW w:w="1368" w:type="dxa"/>
          </w:tcPr>
          <w:p w14:paraId="60BA45EA" w14:textId="7B48B29A" w:rsidR="0017339A" w:rsidRPr="006F447D" w:rsidRDefault="0017339A" w:rsidP="00B25FA9">
            <w:pPr>
              <w:tabs>
                <w:tab w:val="clear" w:pos="9360"/>
              </w:tabs>
            </w:pPr>
            <w:r w:rsidRPr="006F447D">
              <w:t>3.10.1</w:t>
            </w:r>
          </w:p>
        </w:tc>
        <w:tc>
          <w:tcPr>
            <w:tcW w:w="4950" w:type="dxa"/>
          </w:tcPr>
          <w:p w14:paraId="651913DC" w14:textId="092EE7DB" w:rsidR="0017339A" w:rsidRPr="006F447D" w:rsidRDefault="0017339A" w:rsidP="00B25FA9">
            <w:pPr>
              <w:tabs>
                <w:tab w:val="clear" w:pos="9360"/>
              </w:tabs>
            </w:pPr>
            <w:r w:rsidRPr="006F447D">
              <w:t>New Menu Item</w:t>
            </w:r>
          </w:p>
        </w:tc>
        <w:tc>
          <w:tcPr>
            <w:tcW w:w="810" w:type="dxa"/>
          </w:tcPr>
          <w:p w14:paraId="0E1BCC05" w14:textId="77777777" w:rsidR="0017339A" w:rsidRPr="00B549C1" w:rsidRDefault="0017339A" w:rsidP="00B25FA9">
            <w:pPr>
              <w:tabs>
                <w:tab w:val="clear" w:pos="9360"/>
              </w:tabs>
              <w:rPr>
                <w:rFonts w:asciiTheme="minorHAnsi" w:hAnsiTheme="minorHAnsi" w:cstheme="minorHAnsi"/>
              </w:rPr>
            </w:pPr>
          </w:p>
        </w:tc>
        <w:tc>
          <w:tcPr>
            <w:tcW w:w="720" w:type="dxa"/>
          </w:tcPr>
          <w:p w14:paraId="5B6EA146" w14:textId="77777777" w:rsidR="0017339A" w:rsidRPr="00B549C1" w:rsidRDefault="0017339A" w:rsidP="00B25FA9">
            <w:pPr>
              <w:tabs>
                <w:tab w:val="clear" w:pos="9360"/>
              </w:tabs>
              <w:rPr>
                <w:rFonts w:asciiTheme="minorHAnsi" w:hAnsiTheme="minorHAnsi" w:cstheme="minorHAnsi"/>
              </w:rPr>
            </w:pPr>
          </w:p>
        </w:tc>
        <w:tc>
          <w:tcPr>
            <w:tcW w:w="720" w:type="dxa"/>
          </w:tcPr>
          <w:p w14:paraId="3E2DE2E1" w14:textId="77777777" w:rsidR="0017339A" w:rsidRPr="00B549C1" w:rsidRDefault="0017339A" w:rsidP="00B25FA9">
            <w:pPr>
              <w:tabs>
                <w:tab w:val="clear" w:pos="9360"/>
              </w:tabs>
              <w:rPr>
                <w:rFonts w:asciiTheme="minorHAnsi" w:hAnsiTheme="minorHAnsi" w:cstheme="minorHAnsi"/>
              </w:rPr>
            </w:pPr>
          </w:p>
        </w:tc>
        <w:tc>
          <w:tcPr>
            <w:tcW w:w="720" w:type="dxa"/>
          </w:tcPr>
          <w:p w14:paraId="0165B386" w14:textId="77777777" w:rsidR="0017339A" w:rsidRPr="00B549C1" w:rsidRDefault="0017339A" w:rsidP="00B25FA9">
            <w:pPr>
              <w:tabs>
                <w:tab w:val="clear" w:pos="9360"/>
              </w:tabs>
              <w:rPr>
                <w:rFonts w:asciiTheme="minorHAnsi" w:hAnsiTheme="minorHAnsi" w:cstheme="minorHAnsi"/>
              </w:rPr>
            </w:pPr>
          </w:p>
        </w:tc>
        <w:tc>
          <w:tcPr>
            <w:tcW w:w="1170" w:type="dxa"/>
          </w:tcPr>
          <w:p w14:paraId="35A4D0BB" w14:textId="77777777" w:rsidR="0017339A" w:rsidRPr="00B549C1" w:rsidRDefault="0017339A" w:rsidP="00B25FA9">
            <w:pPr>
              <w:tabs>
                <w:tab w:val="clear" w:pos="9360"/>
              </w:tabs>
              <w:rPr>
                <w:rFonts w:asciiTheme="minorHAnsi" w:hAnsiTheme="minorHAnsi" w:cstheme="minorHAnsi"/>
              </w:rPr>
            </w:pPr>
          </w:p>
        </w:tc>
      </w:tr>
      <w:tr w:rsidR="0017339A" w:rsidRPr="00B549C1" w14:paraId="7FB2B543" w14:textId="77777777" w:rsidTr="002F71A5">
        <w:tc>
          <w:tcPr>
            <w:tcW w:w="1368" w:type="dxa"/>
          </w:tcPr>
          <w:p w14:paraId="3BB533E7" w14:textId="2EF8C4E4" w:rsidR="0017339A" w:rsidRPr="006F447D" w:rsidRDefault="0017339A" w:rsidP="00B25FA9">
            <w:pPr>
              <w:tabs>
                <w:tab w:val="clear" w:pos="9360"/>
              </w:tabs>
            </w:pPr>
            <w:r w:rsidRPr="006F447D">
              <w:t>3.10.2</w:t>
            </w:r>
          </w:p>
        </w:tc>
        <w:tc>
          <w:tcPr>
            <w:tcW w:w="4950" w:type="dxa"/>
          </w:tcPr>
          <w:p w14:paraId="3194F518" w14:textId="1C54E097" w:rsidR="0017339A" w:rsidRPr="006F447D" w:rsidRDefault="0017339A" w:rsidP="00B25FA9">
            <w:pPr>
              <w:tabs>
                <w:tab w:val="clear" w:pos="9360"/>
              </w:tabs>
            </w:pPr>
            <w:r w:rsidRPr="006F447D">
              <w:t>CTP Permissions</w:t>
            </w:r>
          </w:p>
        </w:tc>
        <w:tc>
          <w:tcPr>
            <w:tcW w:w="810" w:type="dxa"/>
          </w:tcPr>
          <w:p w14:paraId="3A8B5AD5" w14:textId="77777777" w:rsidR="0017339A" w:rsidRPr="00B549C1" w:rsidRDefault="0017339A" w:rsidP="00B25FA9">
            <w:pPr>
              <w:tabs>
                <w:tab w:val="clear" w:pos="9360"/>
              </w:tabs>
              <w:rPr>
                <w:rFonts w:asciiTheme="minorHAnsi" w:hAnsiTheme="minorHAnsi" w:cstheme="minorHAnsi"/>
              </w:rPr>
            </w:pPr>
          </w:p>
        </w:tc>
        <w:tc>
          <w:tcPr>
            <w:tcW w:w="720" w:type="dxa"/>
          </w:tcPr>
          <w:p w14:paraId="0F28714D" w14:textId="77777777" w:rsidR="0017339A" w:rsidRPr="00B549C1" w:rsidRDefault="0017339A" w:rsidP="00B25FA9">
            <w:pPr>
              <w:tabs>
                <w:tab w:val="clear" w:pos="9360"/>
              </w:tabs>
              <w:rPr>
                <w:rFonts w:asciiTheme="minorHAnsi" w:hAnsiTheme="minorHAnsi" w:cstheme="minorHAnsi"/>
              </w:rPr>
            </w:pPr>
          </w:p>
        </w:tc>
        <w:tc>
          <w:tcPr>
            <w:tcW w:w="720" w:type="dxa"/>
          </w:tcPr>
          <w:p w14:paraId="1D8F5B3C" w14:textId="77777777" w:rsidR="0017339A" w:rsidRPr="00B549C1" w:rsidRDefault="0017339A" w:rsidP="00B25FA9">
            <w:pPr>
              <w:tabs>
                <w:tab w:val="clear" w:pos="9360"/>
              </w:tabs>
              <w:rPr>
                <w:rFonts w:asciiTheme="minorHAnsi" w:hAnsiTheme="minorHAnsi" w:cstheme="minorHAnsi"/>
              </w:rPr>
            </w:pPr>
          </w:p>
        </w:tc>
        <w:tc>
          <w:tcPr>
            <w:tcW w:w="720" w:type="dxa"/>
          </w:tcPr>
          <w:p w14:paraId="1FABD27C" w14:textId="77777777" w:rsidR="0017339A" w:rsidRPr="00B549C1" w:rsidRDefault="0017339A" w:rsidP="00B25FA9">
            <w:pPr>
              <w:tabs>
                <w:tab w:val="clear" w:pos="9360"/>
              </w:tabs>
              <w:rPr>
                <w:rFonts w:asciiTheme="minorHAnsi" w:hAnsiTheme="minorHAnsi" w:cstheme="minorHAnsi"/>
              </w:rPr>
            </w:pPr>
          </w:p>
        </w:tc>
        <w:tc>
          <w:tcPr>
            <w:tcW w:w="1170" w:type="dxa"/>
          </w:tcPr>
          <w:p w14:paraId="1DB68FAE" w14:textId="77777777" w:rsidR="0017339A" w:rsidRPr="00B549C1" w:rsidRDefault="0017339A" w:rsidP="00B25FA9">
            <w:pPr>
              <w:tabs>
                <w:tab w:val="clear" w:pos="9360"/>
              </w:tabs>
              <w:rPr>
                <w:rFonts w:asciiTheme="minorHAnsi" w:hAnsiTheme="minorHAnsi" w:cstheme="minorHAnsi"/>
              </w:rPr>
            </w:pPr>
          </w:p>
        </w:tc>
      </w:tr>
      <w:tr w:rsidR="0017339A" w:rsidRPr="00B549C1" w14:paraId="497D676B" w14:textId="77777777" w:rsidTr="002F71A5">
        <w:tc>
          <w:tcPr>
            <w:tcW w:w="1368" w:type="dxa"/>
          </w:tcPr>
          <w:p w14:paraId="4BA6E91B" w14:textId="18A63DEA" w:rsidR="0017339A" w:rsidRPr="006F447D" w:rsidRDefault="0017339A" w:rsidP="00B25FA9">
            <w:pPr>
              <w:tabs>
                <w:tab w:val="clear" w:pos="9360"/>
              </w:tabs>
            </w:pPr>
            <w:r w:rsidRPr="006F447D">
              <w:t>3.10.3</w:t>
            </w:r>
          </w:p>
        </w:tc>
        <w:tc>
          <w:tcPr>
            <w:tcW w:w="4950" w:type="dxa"/>
          </w:tcPr>
          <w:p w14:paraId="5D499C7B" w14:textId="62C0ED9C" w:rsidR="0017339A" w:rsidRPr="006F447D" w:rsidRDefault="0017339A" w:rsidP="00B25FA9">
            <w:pPr>
              <w:tabs>
                <w:tab w:val="clear" w:pos="9360"/>
              </w:tabs>
            </w:pPr>
            <w:r w:rsidRPr="006F447D">
              <w:t>Company Level Permissions</w:t>
            </w:r>
          </w:p>
        </w:tc>
        <w:tc>
          <w:tcPr>
            <w:tcW w:w="810" w:type="dxa"/>
          </w:tcPr>
          <w:p w14:paraId="6C04F532" w14:textId="77777777" w:rsidR="0017339A" w:rsidRPr="00B549C1" w:rsidRDefault="0017339A" w:rsidP="00B25FA9">
            <w:pPr>
              <w:tabs>
                <w:tab w:val="clear" w:pos="9360"/>
              </w:tabs>
              <w:rPr>
                <w:rFonts w:asciiTheme="minorHAnsi" w:hAnsiTheme="minorHAnsi" w:cstheme="minorHAnsi"/>
              </w:rPr>
            </w:pPr>
          </w:p>
        </w:tc>
        <w:tc>
          <w:tcPr>
            <w:tcW w:w="720" w:type="dxa"/>
          </w:tcPr>
          <w:p w14:paraId="153F6931" w14:textId="77777777" w:rsidR="0017339A" w:rsidRPr="00B549C1" w:rsidRDefault="0017339A" w:rsidP="00B25FA9">
            <w:pPr>
              <w:tabs>
                <w:tab w:val="clear" w:pos="9360"/>
              </w:tabs>
              <w:rPr>
                <w:rFonts w:asciiTheme="minorHAnsi" w:hAnsiTheme="minorHAnsi" w:cstheme="minorHAnsi"/>
              </w:rPr>
            </w:pPr>
          </w:p>
        </w:tc>
        <w:tc>
          <w:tcPr>
            <w:tcW w:w="720" w:type="dxa"/>
          </w:tcPr>
          <w:p w14:paraId="3CB3312D" w14:textId="77777777" w:rsidR="0017339A" w:rsidRPr="00B549C1" w:rsidRDefault="0017339A" w:rsidP="00B25FA9">
            <w:pPr>
              <w:tabs>
                <w:tab w:val="clear" w:pos="9360"/>
              </w:tabs>
              <w:rPr>
                <w:rFonts w:asciiTheme="minorHAnsi" w:hAnsiTheme="minorHAnsi" w:cstheme="minorHAnsi"/>
              </w:rPr>
            </w:pPr>
          </w:p>
        </w:tc>
        <w:tc>
          <w:tcPr>
            <w:tcW w:w="720" w:type="dxa"/>
          </w:tcPr>
          <w:p w14:paraId="417263EA" w14:textId="77777777" w:rsidR="0017339A" w:rsidRPr="00B549C1" w:rsidRDefault="0017339A" w:rsidP="00B25FA9">
            <w:pPr>
              <w:tabs>
                <w:tab w:val="clear" w:pos="9360"/>
              </w:tabs>
              <w:rPr>
                <w:rFonts w:asciiTheme="minorHAnsi" w:hAnsiTheme="minorHAnsi" w:cstheme="minorHAnsi"/>
              </w:rPr>
            </w:pPr>
          </w:p>
        </w:tc>
        <w:tc>
          <w:tcPr>
            <w:tcW w:w="1170" w:type="dxa"/>
          </w:tcPr>
          <w:p w14:paraId="5C6FD64E" w14:textId="77777777" w:rsidR="0017339A" w:rsidRPr="00B549C1" w:rsidRDefault="0017339A" w:rsidP="00B25FA9">
            <w:pPr>
              <w:tabs>
                <w:tab w:val="clear" w:pos="9360"/>
              </w:tabs>
              <w:rPr>
                <w:rFonts w:asciiTheme="minorHAnsi" w:hAnsiTheme="minorHAnsi" w:cstheme="minorHAnsi"/>
              </w:rPr>
            </w:pPr>
          </w:p>
        </w:tc>
      </w:tr>
      <w:tr w:rsidR="0017339A" w:rsidRPr="00B549C1" w14:paraId="41C5C39B" w14:textId="77777777" w:rsidTr="002F71A5">
        <w:tc>
          <w:tcPr>
            <w:tcW w:w="1368" w:type="dxa"/>
          </w:tcPr>
          <w:p w14:paraId="667669FF" w14:textId="3CA200BE" w:rsidR="0017339A" w:rsidRPr="006F447D" w:rsidRDefault="0017339A" w:rsidP="00B25FA9">
            <w:pPr>
              <w:tabs>
                <w:tab w:val="clear" w:pos="9360"/>
              </w:tabs>
            </w:pPr>
            <w:r w:rsidRPr="006F447D">
              <w:t>3.10.4</w:t>
            </w:r>
          </w:p>
        </w:tc>
        <w:tc>
          <w:tcPr>
            <w:tcW w:w="4950" w:type="dxa"/>
          </w:tcPr>
          <w:p w14:paraId="67CD462F" w14:textId="718E8310" w:rsidR="0017339A" w:rsidRPr="006F447D" w:rsidRDefault="0017339A" w:rsidP="00B25FA9">
            <w:pPr>
              <w:tabs>
                <w:tab w:val="clear" w:pos="9360"/>
              </w:tabs>
            </w:pPr>
            <w:r w:rsidRPr="006F447D">
              <w:t>Add a New Grouping:  VisProactive – Diameter</w:t>
            </w:r>
          </w:p>
        </w:tc>
        <w:tc>
          <w:tcPr>
            <w:tcW w:w="810" w:type="dxa"/>
          </w:tcPr>
          <w:p w14:paraId="490A5E27" w14:textId="77777777" w:rsidR="0017339A" w:rsidRPr="00B549C1" w:rsidRDefault="0017339A" w:rsidP="00B25FA9">
            <w:pPr>
              <w:tabs>
                <w:tab w:val="clear" w:pos="9360"/>
              </w:tabs>
              <w:rPr>
                <w:rFonts w:asciiTheme="minorHAnsi" w:hAnsiTheme="minorHAnsi" w:cstheme="minorHAnsi"/>
              </w:rPr>
            </w:pPr>
          </w:p>
        </w:tc>
        <w:tc>
          <w:tcPr>
            <w:tcW w:w="720" w:type="dxa"/>
          </w:tcPr>
          <w:p w14:paraId="2DCAD948" w14:textId="77777777" w:rsidR="0017339A" w:rsidRPr="00B549C1" w:rsidRDefault="0017339A" w:rsidP="00B25FA9">
            <w:pPr>
              <w:tabs>
                <w:tab w:val="clear" w:pos="9360"/>
              </w:tabs>
              <w:rPr>
                <w:rFonts w:asciiTheme="minorHAnsi" w:hAnsiTheme="minorHAnsi" w:cstheme="minorHAnsi"/>
              </w:rPr>
            </w:pPr>
          </w:p>
        </w:tc>
        <w:tc>
          <w:tcPr>
            <w:tcW w:w="720" w:type="dxa"/>
          </w:tcPr>
          <w:p w14:paraId="59FE7433" w14:textId="77777777" w:rsidR="0017339A" w:rsidRPr="00B549C1" w:rsidRDefault="0017339A" w:rsidP="00B25FA9">
            <w:pPr>
              <w:tabs>
                <w:tab w:val="clear" w:pos="9360"/>
              </w:tabs>
              <w:rPr>
                <w:rFonts w:asciiTheme="minorHAnsi" w:hAnsiTheme="minorHAnsi" w:cstheme="minorHAnsi"/>
              </w:rPr>
            </w:pPr>
          </w:p>
        </w:tc>
        <w:tc>
          <w:tcPr>
            <w:tcW w:w="720" w:type="dxa"/>
          </w:tcPr>
          <w:p w14:paraId="11BCA897" w14:textId="77777777" w:rsidR="0017339A" w:rsidRPr="00B549C1" w:rsidRDefault="0017339A" w:rsidP="00B25FA9">
            <w:pPr>
              <w:tabs>
                <w:tab w:val="clear" w:pos="9360"/>
              </w:tabs>
              <w:rPr>
                <w:rFonts w:asciiTheme="minorHAnsi" w:hAnsiTheme="minorHAnsi" w:cstheme="minorHAnsi"/>
              </w:rPr>
            </w:pPr>
          </w:p>
        </w:tc>
        <w:tc>
          <w:tcPr>
            <w:tcW w:w="1170" w:type="dxa"/>
          </w:tcPr>
          <w:p w14:paraId="0D9C5717" w14:textId="77777777" w:rsidR="0017339A" w:rsidRPr="00B549C1" w:rsidRDefault="0017339A" w:rsidP="00B25FA9">
            <w:pPr>
              <w:tabs>
                <w:tab w:val="clear" w:pos="9360"/>
              </w:tabs>
              <w:rPr>
                <w:rFonts w:asciiTheme="minorHAnsi" w:hAnsiTheme="minorHAnsi" w:cstheme="minorHAnsi"/>
              </w:rPr>
            </w:pPr>
          </w:p>
        </w:tc>
      </w:tr>
      <w:tr w:rsidR="0017339A" w:rsidRPr="00B549C1" w14:paraId="7BDAC584" w14:textId="77777777" w:rsidTr="002F71A5">
        <w:tc>
          <w:tcPr>
            <w:tcW w:w="1368" w:type="dxa"/>
          </w:tcPr>
          <w:p w14:paraId="66A474DC" w14:textId="2E033E7C" w:rsidR="0017339A" w:rsidRPr="006F447D" w:rsidRDefault="0017339A" w:rsidP="00B25FA9">
            <w:pPr>
              <w:tabs>
                <w:tab w:val="clear" w:pos="9360"/>
              </w:tabs>
            </w:pPr>
            <w:r w:rsidRPr="006F447D">
              <w:t>3.10.5</w:t>
            </w:r>
          </w:p>
        </w:tc>
        <w:tc>
          <w:tcPr>
            <w:tcW w:w="4950" w:type="dxa"/>
          </w:tcPr>
          <w:p w14:paraId="4E241B39" w14:textId="0D40AEFB" w:rsidR="0017339A" w:rsidRPr="006F447D" w:rsidRDefault="0017339A" w:rsidP="00B25FA9">
            <w:pPr>
              <w:tabs>
                <w:tab w:val="clear" w:pos="9360"/>
              </w:tabs>
            </w:pPr>
            <w:r w:rsidRPr="006F447D">
              <w:t>User Permissions</w:t>
            </w:r>
          </w:p>
        </w:tc>
        <w:tc>
          <w:tcPr>
            <w:tcW w:w="810" w:type="dxa"/>
          </w:tcPr>
          <w:p w14:paraId="5A354AD9" w14:textId="77777777" w:rsidR="0017339A" w:rsidRPr="00B549C1" w:rsidRDefault="0017339A" w:rsidP="00B25FA9">
            <w:pPr>
              <w:tabs>
                <w:tab w:val="clear" w:pos="9360"/>
              </w:tabs>
              <w:rPr>
                <w:rFonts w:asciiTheme="minorHAnsi" w:hAnsiTheme="minorHAnsi" w:cstheme="minorHAnsi"/>
              </w:rPr>
            </w:pPr>
          </w:p>
        </w:tc>
        <w:tc>
          <w:tcPr>
            <w:tcW w:w="720" w:type="dxa"/>
          </w:tcPr>
          <w:p w14:paraId="49854B50" w14:textId="77777777" w:rsidR="0017339A" w:rsidRPr="00B549C1" w:rsidRDefault="0017339A" w:rsidP="00B25FA9">
            <w:pPr>
              <w:tabs>
                <w:tab w:val="clear" w:pos="9360"/>
              </w:tabs>
              <w:rPr>
                <w:rFonts w:asciiTheme="minorHAnsi" w:hAnsiTheme="minorHAnsi" w:cstheme="minorHAnsi"/>
              </w:rPr>
            </w:pPr>
          </w:p>
        </w:tc>
        <w:tc>
          <w:tcPr>
            <w:tcW w:w="720" w:type="dxa"/>
          </w:tcPr>
          <w:p w14:paraId="19A705CB" w14:textId="77777777" w:rsidR="0017339A" w:rsidRPr="00B549C1" w:rsidRDefault="0017339A" w:rsidP="00B25FA9">
            <w:pPr>
              <w:tabs>
                <w:tab w:val="clear" w:pos="9360"/>
              </w:tabs>
              <w:rPr>
                <w:rFonts w:asciiTheme="minorHAnsi" w:hAnsiTheme="minorHAnsi" w:cstheme="minorHAnsi"/>
              </w:rPr>
            </w:pPr>
          </w:p>
        </w:tc>
        <w:tc>
          <w:tcPr>
            <w:tcW w:w="720" w:type="dxa"/>
          </w:tcPr>
          <w:p w14:paraId="37960C65" w14:textId="77777777" w:rsidR="0017339A" w:rsidRPr="00B549C1" w:rsidRDefault="0017339A" w:rsidP="00B25FA9">
            <w:pPr>
              <w:tabs>
                <w:tab w:val="clear" w:pos="9360"/>
              </w:tabs>
              <w:rPr>
                <w:rFonts w:asciiTheme="minorHAnsi" w:hAnsiTheme="minorHAnsi" w:cstheme="minorHAnsi"/>
              </w:rPr>
            </w:pPr>
          </w:p>
        </w:tc>
        <w:tc>
          <w:tcPr>
            <w:tcW w:w="1170" w:type="dxa"/>
          </w:tcPr>
          <w:p w14:paraId="12665BC1" w14:textId="77777777" w:rsidR="0017339A" w:rsidRPr="00B549C1" w:rsidRDefault="0017339A" w:rsidP="00B25FA9">
            <w:pPr>
              <w:tabs>
                <w:tab w:val="clear" w:pos="9360"/>
              </w:tabs>
              <w:rPr>
                <w:rFonts w:asciiTheme="minorHAnsi" w:hAnsiTheme="minorHAnsi" w:cstheme="minorHAnsi"/>
              </w:rPr>
            </w:pPr>
          </w:p>
        </w:tc>
      </w:tr>
      <w:tr w:rsidR="0017339A" w:rsidRPr="00B549C1" w14:paraId="2BEC4C7D" w14:textId="77777777" w:rsidTr="002F71A5">
        <w:tc>
          <w:tcPr>
            <w:tcW w:w="1368" w:type="dxa"/>
          </w:tcPr>
          <w:p w14:paraId="312B235F" w14:textId="22509621" w:rsidR="0017339A" w:rsidRPr="006F447D" w:rsidRDefault="0017339A" w:rsidP="00B25FA9">
            <w:pPr>
              <w:tabs>
                <w:tab w:val="clear" w:pos="9360"/>
              </w:tabs>
            </w:pPr>
          </w:p>
        </w:tc>
        <w:tc>
          <w:tcPr>
            <w:tcW w:w="4950" w:type="dxa"/>
          </w:tcPr>
          <w:p w14:paraId="5EF8B932" w14:textId="77777777" w:rsidR="0017339A" w:rsidRPr="006F447D" w:rsidRDefault="0017339A" w:rsidP="00B25FA9">
            <w:pPr>
              <w:tabs>
                <w:tab w:val="clear" w:pos="9360"/>
              </w:tabs>
            </w:pPr>
          </w:p>
        </w:tc>
        <w:tc>
          <w:tcPr>
            <w:tcW w:w="810" w:type="dxa"/>
          </w:tcPr>
          <w:p w14:paraId="06E58A29" w14:textId="77777777" w:rsidR="0017339A" w:rsidRPr="00B549C1" w:rsidRDefault="0017339A" w:rsidP="00B25FA9">
            <w:pPr>
              <w:tabs>
                <w:tab w:val="clear" w:pos="9360"/>
              </w:tabs>
              <w:rPr>
                <w:rFonts w:asciiTheme="minorHAnsi" w:hAnsiTheme="minorHAnsi" w:cstheme="minorHAnsi"/>
              </w:rPr>
            </w:pPr>
          </w:p>
        </w:tc>
        <w:tc>
          <w:tcPr>
            <w:tcW w:w="720" w:type="dxa"/>
          </w:tcPr>
          <w:p w14:paraId="2EF1F5F3" w14:textId="77777777" w:rsidR="0017339A" w:rsidRPr="00B549C1" w:rsidRDefault="0017339A" w:rsidP="00B25FA9">
            <w:pPr>
              <w:tabs>
                <w:tab w:val="clear" w:pos="9360"/>
              </w:tabs>
              <w:rPr>
                <w:rFonts w:asciiTheme="minorHAnsi" w:hAnsiTheme="minorHAnsi" w:cstheme="minorHAnsi"/>
              </w:rPr>
            </w:pPr>
          </w:p>
        </w:tc>
        <w:tc>
          <w:tcPr>
            <w:tcW w:w="720" w:type="dxa"/>
          </w:tcPr>
          <w:p w14:paraId="137547D1" w14:textId="77777777" w:rsidR="0017339A" w:rsidRPr="00B549C1" w:rsidRDefault="0017339A" w:rsidP="00B25FA9">
            <w:pPr>
              <w:tabs>
                <w:tab w:val="clear" w:pos="9360"/>
              </w:tabs>
              <w:rPr>
                <w:rFonts w:asciiTheme="minorHAnsi" w:hAnsiTheme="minorHAnsi" w:cstheme="minorHAnsi"/>
              </w:rPr>
            </w:pPr>
          </w:p>
        </w:tc>
        <w:tc>
          <w:tcPr>
            <w:tcW w:w="720" w:type="dxa"/>
          </w:tcPr>
          <w:p w14:paraId="1550DCEB" w14:textId="77777777" w:rsidR="0017339A" w:rsidRPr="00B549C1" w:rsidRDefault="0017339A" w:rsidP="00B25FA9">
            <w:pPr>
              <w:tabs>
                <w:tab w:val="clear" w:pos="9360"/>
              </w:tabs>
              <w:rPr>
                <w:rFonts w:asciiTheme="minorHAnsi" w:hAnsiTheme="minorHAnsi" w:cstheme="minorHAnsi"/>
              </w:rPr>
            </w:pPr>
          </w:p>
        </w:tc>
        <w:tc>
          <w:tcPr>
            <w:tcW w:w="1170" w:type="dxa"/>
          </w:tcPr>
          <w:p w14:paraId="5A37DB7E" w14:textId="77777777" w:rsidR="0017339A" w:rsidRPr="00B549C1" w:rsidRDefault="0017339A" w:rsidP="00B25FA9">
            <w:pPr>
              <w:tabs>
                <w:tab w:val="clear" w:pos="9360"/>
              </w:tabs>
              <w:rPr>
                <w:rFonts w:asciiTheme="minorHAnsi" w:hAnsiTheme="minorHAnsi" w:cstheme="minorHAnsi"/>
              </w:rPr>
            </w:pPr>
          </w:p>
        </w:tc>
      </w:tr>
    </w:tbl>
    <w:p w14:paraId="762618F4" w14:textId="77777777" w:rsidR="00B25FA9" w:rsidRPr="00B549C1" w:rsidRDefault="00B25FA9" w:rsidP="00B25FA9">
      <w:pPr>
        <w:tabs>
          <w:tab w:val="clear" w:pos="9360"/>
          <w:tab w:val="center" w:pos="4320"/>
          <w:tab w:val="right" w:pos="8640"/>
        </w:tabs>
        <w:rPr>
          <w:rFonts w:asciiTheme="minorHAnsi" w:hAnsiTheme="minorHAnsi" w:cstheme="minorHAnsi"/>
        </w:rPr>
      </w:pPr>
    </w:p>
    <w:p w14:paraId="762618F5" w14:textId="77777777" w:rsidR="009E1359" w:rsidRDefault="009E1359">
      <w:pPr>
        <w:tabs>
          <w:tab w:val="clear" w:pos="9360"/>
        </w:tabs>
      </w:pPr>
    </w:p>
    <w:p w14:paraId="762618F6" w14:textId="77777777" w:rsidR="00E95AFE" w:rsidRPr="006C124D" w:rsidRDefault="00E95AFE" w:rsidP="006C124D"/>
    <w:p w14:paraId="762618F7" w14:textId="77777777" w:rsidR="00F005B4" w:rsidRPr="00B549C1" w:rsidRDefault="00F005B4" w:rsidP="00E5257C">
      <w:pPr>
        <w:pStyle w:val="templatenotes"/>
        <w:rPr>
          <w:rFonts w:asciiTheme="minorHAnsi" w:hAnsiTheme="minorHAnsi" w:cstheme="minorHAnsi"/>
        </w:rPr>
      </w:pPr>
    </w:p>
    <w:sectPr w:rsidR="00F005B4" w:rsidRPr="00B549C1" w:rsidSect="00AE57DC">
      <w:headerReference w:type="even" r:id="rId37"/>
      <w:pgSz w:w="12240" w:h="15840"/>
      <w:pgMar w:top="171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FD3E62" w14:textId="77777777" w:rsidR="00E01269" w:rsidRDefault="00E01269" w:rsidP="00E215FA">
      <w:r>
        <w:separator/>
      </w:r>
    </w:p>
  </w:endnote>
  <w:endnote w:type="continuationSeparator" w:id="0">
    <w:p w14:paraId="1469A6BD" w14:textId="77777777" w:rsidR="00E01269" w:rsidRDefault="00E01269" w:rsidP="00E21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lbertus Extra Bold">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26190C" w14:textId="77777777" w:rsidR="00901ABA" w:rsidRDefault="00901ABA" w:rsidP="008338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26190D" w14:textId="77777777" w:rsidR="00901ABA" w:rsidRDefault="00901ABA" w:rsidP="001A178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26190E" w14:textId="77777777" w:rsidR="00901ABA" w:rsidRPr="002D003E" w:rsidRDefault="00901ABA" w:rsidP="002F71A5">
    <w:pPr>
      <w:tabs>
        <w:tab w:val="left" w:pos="3150"/>
        <w:tab w:val="center" w:pos="4680"/>
      </w:tabs>
      <w:rPr>
        <w:rFonts w:eastAsiaTheme="minorHAnsi" w:cstheme="minorBidi"/>
        <w:sz w:val="22"/>
        <w:szCs w:val="22"/>
      </w:rPr>
    </w:pPr>
    <w:r w:rsidRPr="002D003E">
      <w:rPr>
        <w:rFonts w:eastAsiaTheme="minorHAnsi" w:cstheme="minorBidi"/>
        <w:noProof/>
        <w:sz w:val="22"/>
        <w:szCs w:val="22"/>
      </w:rPr>
      <w:drawing>
        <wp:anchor distT="0" distB="0" distL="114300" distR="114300" simplePos="0" relativeHeight="251671552" behindDoc="1" locked="0" layoutInCell="1" allowOverlap="1" wp14:anchorId="7626192E" wp14:editId="7626192F">
          <wp:simplePos x="0" y="0"/>
          <wp:positionH relativeFrom="column">
            <wp:posOffset>-322580</wp:posOffset>
          </wp:positionH>
          <wp:positionV relativeFrom="paragraph">
            <wp:posOffset>-41275</wp:posOffset>
          </wp:positionV>
          <wp:extent cx="1454785" cy="122555"/>
          <wp:effectExtent l="19050" t="0" r="0" b="0"/>
          <wp:wrapTight wrapText="bothSides">
            <wp:wrapPolygon edited="0">
              <wp:start x="-283" y="0"/>
              <wp:lineTo x="-283" y="16788"/>
              <wp:lineTo x="21496" y="16788"/>
              <wp:lineTo x="21496" y="0"/>
              <wp:lineTo x="-283" y="0"/>
            </wp:wrapPolygon>
          </wp:wrapTight>
          <wp:docPr id="15" name="Picture 0" descr="We make mobile work no 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 make mobile work no R.jpg"/>
                  <pic:cNvPicPr/>
                </pic:nvPicPr>
                <pic:blipFill>
                  <a:blip r:embed="rId1"/>
                  <a:stretch>
                    <a:fillRect/>
                  </a:stretch>
                </pic:blipFill>
                <pic:spPr>
                  <a:xfrm>
                    <a:off x="0" y="0"/>
                    <a:ext cx="1454785" cy="122555"/>
                  </a:xfrm>
                  <a:prstGeom prst="rect">
                    <a:avLst/>
                  </a:prstGeom>
                </pic:spPr>
              </pic:pic>
            </a:graphicData>
          </a:graphic>
        </wp:anchor>
      </w:drawing>
    </w:r>
    <w:r w:rsidRPr="002D003E">
      <w:rPr>
        <w:rFonts w:eastAsiaTheme="minorHAnsi" w:cstheme="minorBidi"/>
        <w:noProof/>
        <w:sz w:val="22"/>
        <w:szCs w:val="22"/>
      </w:rPr>
      <w:drawing>
        <wp:anchor distT="0" distB="0" distL="114300" distR="114300" simplePos="0" relativeHeight="251670528" behindDoc="1" locked="0" layoutInCell="1" allowOverlap="1" wp14:anchorId="76261930" wp14:editId="76261931">
          <wp:simplePos x="0" y="0"/>
          <wp:positionH relativeFrom="column">
            <wp:posOffset>4945380</wp:posOffset>
          </wp:positionH>
          <wp:positionV relativeFrom="paragraph">
            <wp:posOffset>-95885</wp:posOffset>
          </wp:positionV>
          <wp:extent cx="1358900" cy="327025"/>
          <wp:effectExtent l="19050" t="0" r="0" b="0"/>
          <wp:wrapTight wrapText="bothSides">
            <wp:wrapPolygon edited="0">
              <wp:start x="303" y="0"/>
              <wp:lineTo x="-303" y="16357"/>
              <wp:lineTo x="1817" y="20132"/>
              <wp:lineTo x="1817" y="20132"/>
              <wp:lineTo x="3634" y="20132"/>
              <wp:lineTo x="3634" y="20132"/>
              <wp:lineTo x="21499" y="17616"/>
              <wp:lineTo x="21499" y="2517"/>
              <wp:lineTo x="9993" y="0"/>
              <wp:lineTo x="303" y="0"/>
            </wp:wrapPolygon>
          </wp:wrapTight>
          <wp:docPr id="16" name="Picture 1" descr="Syniverse Wordmark_36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iverse Wordmark_360px.png"/>
                  <pic:cNvPicPr/>
                </pic:nvPicPr>
                <pic:blipFill>
                  <a:blip r:embed="rId2"/>
                  <a:stretch>
                    <a:fillRect/>
                  </a:stretch>
                </pic:blipFill>
                <pic:spPr>
                  <a:xfrm>
                    <a:off x="0" y="0"/>
                    <a:ext cx="1358900" cy="327025"/>
                  </a:xfrm>
                  <a:prstGeom prst="rect">
                    <a:avLst/>
                  </a:prstGeom>
                </pic:spPr>
              </pic:pic>
            </a:graphicData>
          </a:graphic>
        </wp:anchor>
      </w:drawing>
    </w:r>
    <w:r>
      <w:rPr>
        <w:rFonts w:eastAsiaTheme="minorHAnsi" w:cstheme="minorBidi"/>
        <w:sz w:val="22"/>
        <w:szCs w:val="22"/>
      </w:rPr>
      <w:tab/>
    </w:r>
    <w:r w:rsidRPr="0007560A">
      <w:rPr>
        <w:rFonts w:cs="Arial"/>
      </w:rPr>
      <w:t>Confidential &amp; Proprietary</w:t>
    </w:r>
    <w:r>
      <w:rPr>
        <w:rFonts w:cs="Arial"/>
      </w:rPr>
      <w:tab/>
    </w:r>
  </w:p>
  <w:p w14:paraId="7626190F" w14:textId="77777777" w:rsidR="00901ABA" w:rsidRPr="00BD1C1F" w:rsidRDefault="00901ABA" w:rsidP="002F71A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261919" w14:textId="77777777" w:rsidR="00901ABA" w:rsidRPr="00DC26C5" w:rsidRDefault="00901ABA" w:rsidP="002F71A5">
    <w:pPr>
      <w:tabs>
        <w:tab w:val="center" w:pos="4680"/>
      </w:tabs>
      <w:rPr>
        <w:rFonts w:eastAsiaTheme="minorHAnsi" w:cstheme="minorBidi"/>
        <w:sz w:val="22"/>
        <w:szCs w:val="22"/>
      </w:rPr>
    </w:pPr>
    <w:r w:rsidRPr="00DC26C5">
      <w:rPr>
        <w:rFonts w:eastAsiaTheme="minorHAnsi" w:cstheme="minorBidi"/>
        <w:noProof/>
        <w:sz w:val="22"/>
        <w:szCs w:val="22"/>
      </w:rPr>
      <w:drawing>
        <wp:anchor distT="0" distB="0" distL="114300" distR="114300" simplePos="0" relativeHeight="251669504" behindDoc="1" locked="0" layoutInCell="1" allowOverlap="1" wp14:anchorId="76261932" wp14:editId="76261933">
          <wp:simplePos x="0" y="0"/>
          <wp:positionH relativeFrom="column">
            <wp:posOffset>-322580</wp:posOffset>
          </wp:positionH>
          <wp:positionV relativeFrom="paragraph">
            <wp:posOffset>-41275</wp:posOffset>
          </wp:positionV>
          <wp:extent cx="1454785" cy="122555"/>
          <wp:effectExtent l="19050" t="0" r="0" b="0"/>
          <wp:wrapTight wrapText="bothSides">
            <wp:wrapPolygon edited="0">
              <wp:start x="-283" y="0"/>
              <wp:lineTo x="-283" y="16788"/>
              <wp:lineTo x="21496" y="16788"/>
              <wp:lineTo x="21496" y="0"/>
              <wp:lineTo x="-283" y="0"/>
            </wp:wrapPolygon>
          </wp:wrapTight>
          <wp:docPr id="17" name="Picture 0" descr="We make mobile work no 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 make mobile work no R.jpg"/>
                  <pic:cNvPicPr/>
                </pic:nvPicPr>
                <pic:blipFill>
                  <a:blip r:embed="rId1"/>
                  <a:stretch>
                    <a:fillRect/>
                  </a:stretch>
                </pic:blipFill>
                <pic:spPr>
                  <a:xfrm>
                    <a:off x="0" y="0"/>
                    <a:ext cx="1454785" cy="122555"/>
                  </a:xfrm>
                  <a:prstGeom prst="rect">
                    <a:avLst/>
                  </a:prstGeom>
                </pic:spPr>
              </pic:pic>
            </a:graphicData>
          </a:graphic>
        </wp:anchor>
      </w:drawing>
    </w:r>
    <w:r w:rsidRPr="00DC26C5">
      <w:rPr>
        <w:rFonts w:eastAsiaTheme="minorHAnsi" w:cstheme="minorBidi"/>
        <w:noProof/>
        <w:sz w:val="22"/>
        <w:szCs w:val="22"/>
      </w:rPr>
      <w:drawing>
        <wp:anchor distT="0" distB="0" distL="114300" distR="114300" simplePos="0" relativeHeight="251668480" behindDoc="1" locked="0" layoutInCell="1" allowOverlap="1" wp14:anchorId="76261934" wp14:editId="76261935">
          <wp:simplePos x="0" y="0"/>
          <wp:positionH relativeFrom="column">
            <wp:posOffset>4945380</wp:posOffset>
          </wp:positionH>
          <wp:positionV relativeFrom="paragraph">
            <wp:posOffset>-95885</wp:posOffset>
          </wp:positionV>
          <wp:extent cx="1358900" cy="327025"/>
          <wp:effectExtent l="19050" t="0" r="0" b="0"/>
          <wp:wrapTight wrapText="bothSides">
            <wp:wrapPolygon edited="0">
              <wp:start x="303" y="0"/>
              <wp:lineTo x="-303" y="16357"/>
              <wp:lineTo x="1817" y="20132"/>
              <wp:lineTo x="1817" y="20132"/>
              <wp:lineTo x="3634" y="20132"/>
              <wp:lineTo x="3634" y="20132"/>
              <wp:lineTo x="21499" y="17616"/>
              <wp:lineTo x="21499" y="2517"/>
              <wp:lineTo x="9993" y="0"/>
              <wp:lineTo x="303" y="0"/>
            </wp:wrapPolygon>
          </wp:wrapTight>
          <wp:docPr id="18" name="Picture 1" descr="Syniverse Wordmark_36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iverse Wordmark_360px.png"/>
                  <pic:cNvPicPr/>
                </pic:nvPicPr>
                <pic:blipFill>
                  <a:blip r:embed="rId2"/>
                  <a:stretch>
                    <a:fillRect/>
                  </a:stretch>
                </pic:blipFill>
                <pic:spPr>
                  <a:xfrm>
                    <a:off x="0" y="0"/>
                    <a:ext cx="1358900" cy="327025"/>
                  </a:xfrm>
                  <a:prstGeom prst="rect">
                    <a:avLst/>
                  </a:prstGeom>
                </pic:spPr>
              </pic:pic>
            </a:graphicData>
          </a:graphic>
        </wp:anchor>
      </w:drawing>
    </w:r>
  </w:p>
  <w:p w14:paraId="7626191A" w14:textId="77777777" w:rsidR="00901ABA" w:rsidRPr="00DC26C5" w:rsidRDefault="00901ABA" w:rsidP="002F71A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261926" w14:textId="77777777" w:rsidR="00901ABA" w:rsidRDefault="00901ABA" w:rsidP="002F71A5">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76261927" w14:textId="77777777" w:rsidR="00901ABA" w:rsidRDefault="00901ABA" w:rsidP="002F71A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261928" w14:textId="77777777" w:rsidR="00901ABA" w:rsidRPr="003A77A3" w:rsidRDefault="00901ABA" w:rsidP="003A77A3">
    <w:pPr>
      <w:tabs>
        <w:tab w:val="left" w:pos="3150"/>
        <w:tab w:val="center" w:pos="4680"/>
      </w:tabs>
      <w:rPr>
        <w:rFonts w:asciiTheme="minorHAnsi" w:eastAsiaTheme="minorHAnsi" w:hAnsiTheme="minorHAnsi" w:cstheme="minorBidi"/>
        <w:sz w:val="22"/>
        <w:szCs w:val="22"/>
      </w:rPr>
    </w:pPr>
    <w:r w:rsidRPr="003A77A3">
      <w:rPr>
        <w:rFonts w:asciiTheme="minorHAnsi" w:eastAsiaTheme="minorHAnsi" w:hAnsiTheme="minorHAnsi" w:cstheme="minorBidi"/>
        <w:noProof/>
        <w:sz w:val="22"/>
        <w:szCs w:val="22"/>
      </w:rPr>
      <w:drawing>
        <wp:anchor distT="0" distB="0" distL="114300" distR="114300" simplePos="0" relativeHeight="251666432" behindDoc="1" locked="0" layoutInCell="1" allowOverlap="1" wp14:anchorId="76261936" wp14:editId="76261937">
          <wp:simplePos x="0" y="0"/>
          <wp:positionH relativeFrom="column">
            <wp:posOffset>-322580</wp:posOffset>
          </wp:positionH>
          <wp:positionV relativeFrom="paragraph">
            <wp:posOffset>-41275</wp:posOffset>
          </wp:positionV>
          <wp:extent cx="1454785" cy="122555"/>
          <wp:effectExtent l="19050" t="0" r="0" b="0"/>
          <wp:wrapTight wrapText="bothSides">
            <wp:wrapPolygon edited="0">
              <wp:start x="-283" y="0"/>
              <wp:lineTo x="-283" y="16788"/>
              <wp:lineTo x="21496" y="16788"/>
              <wp:lineTo x="21496" y="0"/>
              <wp:lineTo x="-283" y="0"/>
            </wp:wrapPolygon>
          </wp:wrapTight>
          <wp:docPr id="2" name="Picture 0" descr="We make mobile work no 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 make mobile work no R.jpg"/>
                  <pic:cNvPicPr/>
                </pic:nvPicPr>
                <pic:blipFill>
                  <a:blip r:embed="rId1"/>
                  <a:stretch>
                    <a:fillRect/>
                  </a:stretch>
                </pic:blipFill>
                <pic:spPr>
                  <a:xfrm>
                    <a:off x="0" y="0"/>
                    <a:ext cx="1454785" cy="122555"/>
                  </a:xfrm>
                  <a:prstGeom prst="rect">
                    <a:avLst/>
                  </a:prstGeom>
                </pic:spPr>
              </pic:pic>
            </a:graphicData>
          </a:graphic>
        </wp:anchor>
      </w:drawing>
    </w:r>
    <w:r w:rsidRPr="003A77A3">
      <w:rPr>
        <w:rFonts w:asciiTheme="minorHAnsi" w:eastAsiaTheme="minorHAnsi" w:hAnsiTheme="minorHAnsi" w:cstheme="minorBidi"/>
        <w:noProof/>
        <w:sz w:val="22"/>
        <w:szCs w:val="22"/>
      </w:rPr>
      <w:drawing>
        <wp:anchor distT="0" distB="0" distL="114300" distR="114300" simplePos="0" relativeHeight="251665408" behindDoc="1" locked="0" layoutInCell="1" allowOverlap="1" wp14:anchorId="76261938" wp14:editId="76261939">
          <wp:simplePos x="0" y="0"/>
          <wp:positionH relativeFrom="column">
            <wp:posOffset>4945380</wp:posOffset>
          </wp:positionH>
          <wp:positionV relativeFrom="paragraph">
            <wp:posOffset>-95885</wp:posOffset>
          </wp:positionV>
          <wp:extent cx="1358900" cy="327025"/>
          <wp:effectExtent l="19050" t="0" r="0" b="0"/>
          <wp:wrapTight wrapText="bothSides">
            <wp:wrapPolygon edited="0">
              <wp:start x="303" y="0"/>
              <wp:lineTo x="-303" y="16357"/>
              <wp:lineTo x="1817" y="20132"/>
              <wp:lineTo x="1817" y="20132"/>
              <wp:lineTo x="3634" y="20132"/>
              <wp:lineTo x="3634" y="20132"/>
              <wp:lineTo x="21499" y="17616"/>
              <wp:lineTo x="21499" y="2517"/>
              <wp:lineTo x="9993" y="0"/>
              <wp:lineTo x="303" y="0"/>
            </wp:wrapPolygon>
          </wp:wrapTight>
          <wp:docPr id="3" name="Picture 1" descr="Syniverse Wordmark_36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iverse Wordmark_360px.png"/>
                  <pic:cNvPicPr/>
                </pic:nvPicPr>
                <pic:blipFill>
                  <a:blip r:embed="rId2"/>
                  <a:stretch>
                    <a:fillRect/>
                  </a:stretch>
                </pic:blipFill>
                <pic:spPr>
                  <a:xfrm>
                    <a:off x="0" y="0"/>
                    <a:ext cx="1358900" cy="327025"/>
                  </a:xfrm>
                  <a:prstGeom prst="rect">
                    <a:avLst/>
                  </a:prstGeom>
                </pic:spPr>
              </pic:pic>
            </a:graphicData>
          </a:graphic>
        </wp:anchor>
      </w:drawing>
    </w:r>
    <w:r w:rsidRPr="003A77A3">
      <w:rPr>
        <w:rFonts w:asciiTheme="minorHAnsi" w:eastAsiaTheme="minorHAnsi" w:hAnsiTheme="minorHAnsi" w:cstheme="minorBidi"/>
        <w:sz w:val="22"/>
        <w:szCs w:val="22"/>
      </w:rPr>
      <w:tab/>
    </w:r>
    <w:r w:rsidRPr="003A77A3">
      <w:rPr>
        <w:rFonts w:asciiTheme="minorHAnsi" w:hAnsiTheme="minorHAnsi" w:cs="Arial"/>
      </w:rPr>
      <w:t>Confidential &amp; Proprietary</w:t>
    </w:r>
    <w:r w:rsidRPr="003A77A3">
      <w:rPr>
        <w:rFonts w:asciiTheme="minorHAnsi" w:hAnsiTheme="minorHAnsi" w:cs="Arial"/>
      </w:rPr>
      <w:tab/>
    </w:r>
  </w:p>
  <w:p w14:paraId="76261929" w14:textId="77777777" w:rsidR="00901ABA" w:rsidRDefault="00901ABA" w:rsidP="00B25FA9">
    <w:pPr>
      <w:tabs>
        <w:tab w:val="clear" w:pos="9360"/>
        <w:tab w:val="left" w:pos="6684"/>
      </w:tabs>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26192A" w14:textId="77777777" w:rsidR="00901ABA" w:rsidRPr="003A77A3" w:rsidRDefault="00901ABA" w:rsidP="003A77A3">
    <w:pPr>
      <w:tabs>
        <w:tab w:val="left" w:pos="3150"/>
        <w:tab w:val="center" w:pos="4680"/>
      </w:tabs>
      <w:rPr>
        <w:rFonts w:asciiTheme="minorHAnsi" w:eastAsiaTheme="minorHAnsi" w:hAnsiTheme="minorHAnsi" w:cstheme="minorBidi"/>
        <w:sz w:val="22"/>
        <w:szCs w:val="22"/>
      </w:rPr>
    </w:pPr>
    <w:r w:rsidRPr="003A77A3">
      <w:rPr>
        <w:rFonts w:asciiTheme="minorHAnsi" w:eastAsiaTheme="minorHAnsi" w:hAnsiTheme="minorHAnsi" w:cstheme="minorBidi"/>
        <w:noProof/>
        <w:sz w:val="22"/>
        <w:szCs w:val="22"/>
      </w:rPr>
      <w:drawing>
        <wp:anchor distT="0" distB="0" distL="114300" distR="114300" simplePos="0" relativeHeight="251663360" behindDoc="1" locked="0" layoutInCell="1" allowOverlap="1" wp14:anchorId="7626193A" wp14:editId="7626193B">
          <wp:simplePos x="0" y="0"/>
          <wp:positionH relativeFrom="column">
            <wp:posOffset>-322580</wp:posOffset>
          </wp:positionH>
          <wp:positionV relativeFrom="paragraph">
            <wp:posOffset>-41275</wp:posOffset>
          </wp:positionV>
          <wp:extent cx="1454785" cy="122555"/>
          <wp:effectExtent l="19050" t="0" r="0" b="0"/>
          <wp:wrapTight wrapText="bothSides">
            <wp:wrapPolygon edited="0">
              <wp:start x="-283" y="0"/>
              <wp:lineTo x="-283" y="16788"/>
              <wp:lineTo x="21496" y="16788"/>
              <wp:lineTo x="21496" y="0"/>
              <wp:lineTo x="-283" y="0"/>
            </wp:wrapPolygon>
          </wp:wrapTight>
          <wp:docPr id="4" name="Picture 0" descr="We make mobile work no 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 make mobile work no R.jpg"/>
                  <pic:cNvPicPr/>
                </pic:nvPicPr>
                <pic:blipFill>
                  <a:blip r:embed="rId1"/>
                  <a:stretch>
                    <a:fillRect/>
                  </a:stretch>
                </pic:blipFill>
                <pic:spPr>
                  <a:xfrm>
                    <a:off x="0" y="0"/>
                    <a:ext cx="1454785" cy="122555"/>
                  </a:xfrm>
                  <a:prstGeom prst="rect">
                    <a:avLst/>
                  </a:prstGeom>
                </pic:spPr>
              </pic:pic>
            </a:graphicData>
          </a:graphic>
        </wp:anchor>
      </w:drawing>
    </w:r>
    <w:r w:rsidRPr="003A77A3">
      <w:rPr>
        <w:rFonts w:asciiTheme="minorHAnsi" w:eastAsiaTheme="minorHAnsi" w:hAnsiTheme="minorHAnsi" w:cstheme="minorBidi"/>
        <w:noProof/>
        <w:sz w:val="22"/>
        <w:szCs w:val="22"/>
      </w:rPr>
      <w:drawing>
        <wp:anchor distT="0" distB="0" distL="114300" distR="114300" simplePos="0" relativeHeight="251662336" behindDoc="1" locked="0" layoutInCell="1" allowOverlap="1" wp14:anchorId="7626193C" wp14:editId="7626193D">
          <wp:simplePos x="0" y="0"/>
          <wp:positionH relativeFrom="column">
            <wp:posOffset>4945380</wp:posOffset>
          </wp:positionH>
          <wp:positionV relativeFrom="paragraph">
            <wp:posOffset>-95885</wp:posOffset>
          </wp:positionV>
          <wp:extent cx="1358900" cy="327025"/>
          <wp:effectExtent l="19050" t="0" r="0" b="0"/>
          <wp:wrapTight wrapText="bothSides">
            <wp:wrapPolygon edited="0">
              <wp:start x="303" y="0"/>
              <wp:lineTo x="-303" y="16357"/>
              <wp:lineTo x="1817" y="20132"/>
              <wp:lineTo x="1817" y="20132"/>
              <wp:lineTo x="3634" y="20132"/>
              <wp:lineTo x="3634" y="20132"/>
              <wp:lineTo x="21499" y="17616"/>
              <wp:lineTo x="21499" y="2517"/>
              <wp:lineTo x="9993" y="0"/>
              <wp:lineTo x="303" y="0"/>
            </wp:wrapPolygon>
          </wp:wrapTight>
          <wp:docPr id="5" name="Picture 1" descr="Syniverse Wordmark_36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iverse Wordmark_360px.png"/>
                  <pic:cNvPicPr/>
                </pic:nvPicPr>
                <pic:blipFill>
                  <a:blip r:embed="rId2"/>
                  <a:stretch>
                    <a:fillRect/>
                  </a:stretch>
                </pic:blipFill>
                <pic:spPr>
                  <a:xfrm>
                    <a:off x="0" y="0"/>
                    <a:ext cx="1358900" cy="327025"/>
                  </a:xfrm>
                  <a:prstGeom prst="rect">
                    <a:avLst/>
                  </a:prstGeom>
                </pic:spPr>
              </pic:pic>
            </a:graphicData>
          </a:graphic>
        </wp:anchor>
      </w:drawing>
    </w:r>
    <w:r w:rsidRPr="003A77A3">
      <w:rPr>
        <w:rFonts w:asciiTheme="minorHAnsi" w:eastAsiaTheme="minorHAnsi" w:hAnsiTheme="minorHAnsi" w:cstheme="minorBidi"/>
        <w:sz w:val="22"/>
        <w:szCs w:val="22"/>
      </w:rPr>
      <w:tab/>
    </w:r>
    <w:r w:rsidRPr="003A77A3">
      <w:rPr>
        <w:rFonts w:asciiTheme="minorHAnsi" w:hAnsiTheme="minorHAnsi" w:cs="Arial"/>
      </w:rPr>
      <w:t>Confidential &amp; Proprietary</w:t>
    </w:r>
    <w:r w:rsidRPr="003A77A3">
      <w:rPr>
        <w:rFonts w:asciiTheme="minorHAnsi" w:hAnsiTheme="minorHAnsi" w:cs="Arial"/>
      </w:rPr>
      <w:tab/>
    </w:r>
  </w:p>
  <w:p w14:paraId="7626192B" w14:textId="77777777" w:rsidR="00901ABA" w:rsidRPr="00E5257C" w:rsidRDefault="00901ABA" w:rsidP="002F71A5">
    <w:pPr>
      <w:pStyle w:val="Footer"/>
      <w:jc w:val="center"/>
      <w:rPr>
        <w:rFonts w:asciiTheme="minorHAnsi" w:hAnsiTheme="minorHAnsi" w:cstheme="minorHAnsi"/>
      </w:rPr>
    </w:pPr>
  </w:p>
  <w:p w14:paraId="7626192C" w14:textId="77777777" w:rsidR="00901ABA" w:rsidRPr="00861E52" w:rsidRDefault="00901ABA" w:rsidP="002F71A5">
    <w:pPr>
      <w:pStyle w:val="Footer"/>
      <w:tabs>
        <w:tab w:val="clear" w:pos="8640"/>
        <w:tab w:val="left" w:pos="432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4C7E85" w14:textId="77777777" w:rsidR="00E01269" w:rsidRDefault="00E01269" w:rsidP="00E215FA">
      <w:r>
        <w:separator/>
      </w:r>
    </w:p>
  </w:footnote>
  <w:footnote w:type="continuationSeparator" w:id="0">
    <w:p w14:paraId="0E302A25" w14:textId="77777777" w:rsidR="00E01269" w:rsidRDefault="00E01269" w:rsidP="00E215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Look w:val="0000" w:firstRow="0" w:lastRow="0" w:firstColumn="0" w:lastColumn="0" w:noHBand="0" w:noVBand="0"/>
    </w:tblPr>
    <w:tblGrid>
      <w:gridCol w:w="9342"/>
    </w:tblGrid>
    <w:tr w:rsidR="00901ABA" w:rsidRPr="00EA6BD2" w14:paraId="7626190A" w14:textId="77777777" w:rsidTr="00076588">
      <w:trPr>
        <w:jc w:val="center"/>
      </w:trPr>
      <w:tc>
        <w:tcPr>
          <w:tcW w:w="9342" w:type="dxa"/>
        </w:tcPr>
        <w:tbl>
          <w:tblPr>
            <w:tblW w:w="9686" w:type="dxa"/>
            <w:tblLayout w:type="fixed"/>
            <w:tblLook w:val="0000" w:firstRow="0" w:lastRow="0" w:firstColumn="0" w:lastColumn="0" w:noHBand="0" w:noVBand="0"/>
          </w:tblPr>
          <w:tblGrid>
            <w:gridCol w:w="5670"/>
            <w:gridCol w:w="3780"/>
            <w:gridCol w:w="236"/>
          </w:tblGrid>
          <w:tr w:rsidR="00901ABA" w:rsidRPr="00EA6BD2" w14:paraId="76261904" w14:textId="77777777" w:rsidTr="002F71A5">
            <w:trPr>
              <w:gridAfter w:val="1"/>
              <w:wAfter w:w="236" w:type="dxa"/>
            </w:trPr>
            <w:sdt>
              <w:sdtPr>
                <w:alias w:val="Title"/>
                <w:id w:val="2132968869"/>
                <w:dataBinding w:prefixMappings="xmlns:ns0='http://purl.org/dc/elements/1.1/' xmlns:ns1='http://schemas.openxmlformats.org/package/2006/metadata/core-properties' " w:xpath="/ns1:coreProperties[1]/ns0:title[1]" w:storeItemID="{6C3C8BC8-F283-45AE-878A-BAB7291924A1}"/>
                <w:text/>
              </w:sdtPr>
              <w:sdtEndPr/>
              <w:sdtContent>
                <w:tc>
                  <w:tcPr>
                    <w:tcW w:w="5670" w:type="dxa"/>
                  </w:tcPr>
                  <w:p w14:paraId="76261902" w14:textId="77777777" w:rsidR="00901ABA" w:rsidRDefault="00901ABA" w:rsidP="002F71A5">
                    <w:pPr>
                      <w:tabs>
                        <w:tab w:val="left" w:pos="344"/>
                      </w:tabs>
                    </w:pPr>
                    <w:r>
                      <w:t>VisProactive Diameter Feed SRS</w:t>
                    </w:r>
                  </w:p>
                </w:tc>
              </w:sdtContent>
            </w:sdt>
            <w:sdt>
              <w:sdtPr>
                <w:alias w:val="Comments"/>
                <w:id w:val="1781135379"/>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3780" w:type="dxa"/>
                  </w:tcPr>
                  <w:p w14:paraId="76261903" w14:textId="4AF6BB34" w:rsidR="00901ABA" w:rsidRPr="00953C3B" w:rsidRDefault="004F550B" w:rsidP="002F71A5">
                    <w:pPr>
                      <w:jc w:val="right"/>
                    </w:pPr>
                    <w:r>
                      <w:t>August 14, 2014</w:t>
                    </w:r>
                  </w:p>
                </w:tc>
              </w:sdtContent>
            </w:sdt>
          </w:tr>
          <w:tr w:rsidR="00901ABA" w:rsidRPr="00EA6BD2" w14:paraId="76261908" w14:textId="77777777" w:rsidTr="002F71A5">
            <w:sdt>
              <w:sdtPr>
                <w:alias w:val="Subject"/>
                <w:id w:val="1575155304"/>
                <w:dataBinding w:prefixMappings="xmlns:ns0='http://purl.org/dc/elements/1.1/' xmlns:ns1='http://schemas.openxmlformats.org/package/2006/metadata/core-properties' " w:xpath="/ns1:coreProperties[1]/ns0:subject[1]" w:storeItemID="{6C3C8BC8-F283-45AE-878A-BAB7291924A1}"/>
                <w:text/>
              </w:sdtPr>
              <w:sdtEndPr/>
              <w:sdtContent>
                <w:tc>
                  <w:tcPr>
                    <w:tcW w:w="5670" w:type="dxa"/>
                    <w:tcBorders>
                      <w:bottom w:val="single" w:sz="4" w:space="0" w:color="auto"/>
                    </w:tcBorders>
                  </w:tcPr>
                  <w:p w14:paraId="76261905" w14:textId="78203F6B" w:rsidR="00901ABA" w:rsidRPr="00953C3B" w:rsidRDefault="000266C9" w:rsidP="002F71A5">
                    <w:pPr>
                      <w:pStyle w:val="Header"/>
                      <w:tabs>
                        <w:tab w:val="clear" w:pos="4320"/>
                        <w:tab w:val="clear" w:pos="8640"/>
                      </w:tabs>
                      <w:jc w:val="both"/>
                    </w:pPr>
                    <w:del w:id="0" w:author="Syniverse Employee" w:date="2014-08-14T10:17:00Z">
                      <w:r w:rsidDel="004F550B">
                        <w:delText>Version: 1.0</w:delText>
                      </w:r>
                    </w:del>
                    <w:ins w:id="1" w:author="Syniverse Employee" w:date="2014-08-14T10:17:00Z">
                      <w:r w:rsidR="004F550B">
                        <w:t xml:space="preserve">Version: 1.0 in process </w:t>
                      </w:r>
                    </w:ins>
                  </w:p>
                </w:tc>
              </w:sdtContent>
            </w:sdt>
            <w:tc>
              <w:tcPr>
                <w:tcW w:w="3780" w:type="dxa"/>
                <w:tcBorders>
                  <w:bottom w:val="single" w:sz="4" w:space="0" w:color="auto"/>
                </w:tcBorders>
              </w:tcPr>
              <w:p w14:paraId="76261906" w14:textId="79B3EBF0" w:rsidR="00901ABA" w:rsidRDefault="00901ABA" w:rsidP="002F71A5">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409C8">
                  <w:rPr>
                    <w:b/>
                    <w:bCs/>
                    <w:noProof/>
                  </w:rPr>
                  <w:t>26</w:t>
                </w:r>
                <w:r>
                  <w:rPr>
                    <w:b/>
                    <w:bCs/>
                    <w:sz w:val="24"/>
                    <w:szCs w:val="24"/>
                  </w:rPr>
                  <w:fldChar w:fldCharType="end"/>
                </w:r>
              </w:p>
            </w:tc>
            <w:tc>
              <w:tcPr>
                <w:tcW w:w="236" w:type="dxa"/>
                <w:tcBorders>
                  <w:bottom w:val="single" w:sz="4" w:space="0" w:color="auto"/>
                </w:tcBorders>
              </w:tcPr>
              <w:p w14:paraId="76261907" w14:textId="77777777" w:rsidR="00901ABA" w:rsidRPr="00953C3B" w:rsidRDefault="00901ABA" w:rsidP="002F71A5">
                <w:pPr>
                  <w:jc w:val="right"/>
                </w:pPr>
              </w:p>
            </w:tc>
          </w:tr>
        </w:tbl>
        <w:p w14:paraId="76261909" w14:textId="77777777" w:rsidR="00901ABA" w:rsidRPr="00EA6BD2" w:rsidRDefault="00901ABA" w:rsidP="001A1780">
          <w:pPr>
            <w:jc w:val="center"/>
          </w:pPr>
        </w:p>
      </w:tc>
    </w:tr>
  </w:tbl>
  <w:p w14:paraId="7626190B" w14:textId="77777777" w:rsidR="00901ABA" w:rsidRDefault="00901AB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261910" w14:textId="77777777" w:rsidR="00901ABA" w:rsidRDefault="00901ABA">
    <w:pPr>
      <w:pStyle w:val="Header"/>
      <w:jc w:val="right"/>
    </w:pPr>
  </w:p>
  <w:tbl>
    <w:tblPr>
      <w:tblW w:w="10462" w:type="dxa"/>
      <w:tblInd w:w="-252" w:type="dxa"/>
      <w:tblLayout w:type="fixed"/>
      <w:tblLook w:val="0000" w:firstRow="0" w:lastRow="0" w:firstColumn="0" w:lastColumn="0" w:noHBand="0" w:noVBand="0"/>
    </w:tblPr>
    <w:tblGrid>
      <w:gridCol w:w="5804"/>
      <w:gridCol w:w="4422"/>
      <w:gridCol w:w="236"/>
    </w:tblGrid>
    <w:tr w:rsidR="00901ABA" w:rsidRPr="00E87856" w14:paraId="76261913" w14:textId="77777777" w:rsidTr="0002561E">
      <w:trPr>
        <w:gridAfter w:val="1"/>
        <w:wAfter w:w="236" w:type="dxa"/>
      </w:trPr>
      <w:sdt>
        <w:sdtPr>
          <w:rPr>
            <w:rFonts w:asciiTheme="minorHAnsi" w:hAnsiTheme="minorHAnsi"/>
          </w:rPr>
          <w:alias w:val="Title"/>
          <w:id w:val="92295545"/>
          <w:dataBinding w:prefixMappings="xmlns:ns0='http://purl.org/dc/elements/1.1/' xmlns:ns1='http://schemas.openxmlformats.org/package/2006/metadata/core-properties' " w:xpath="/ns1:coreProperties[1]/ns0:title[1]" w:storeItemID="{6C3C8BC8-F283-45AE-878A-BAB7291924A1}"/>
          <w:text/>
        </w:sdtPr>
        <w:sdtEndPr/>
        <w:sdtContent>
          <w:tc>
            <w:tcPr>
              <w:tcW w:w="5804" w:type="dxa"/>
            </w:tcPr>
            <w:p w14:paraId="76261911" w14:textId="77777777" w:rsidR="00901ABA" w:rsidRPr="00E87856" w:rsidRDefault="00901ABA" w:rsidP="00E87856">
              <w:pPr>
                <w:tabs>
                  <w:tab w:val="left" w:pos="344"/>
                </w:tabs>
                <w:rPr>
                  <w:rFonts w:asciiTheme="minorHAnsi" w:hAnsiTheme="minorHAnsi"/>
                </w:rPr>
              </w:pPr>
              <w:r>
                <w:rPr>
                  <w:rFonts w:asciiTheme="minorHAnsi" w:hAnsiTheme="minorHAnsi"/>
                </w:rPr>
                <w:t>VisProactive Diameter Feed SRS</w:t>
              </w:r>
            </w:p>
          </w:tc>
        </w:sdtContent>
      </w:sdt>
      <w:sdt>
        <w:sdtPr>
          <w:rPr>
            <w:rFonts w:asciiTheme="minorHAnsi" w:hAnsiTheme="minorHAnsi"/>
          </w:rPr>
          <w:alias w:val="Comments"/>
          <w:id w:val="-399360958"/>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4422" w:type="dxa"/>
            </w:tcPr>
            <w:p w14:paraId="76261912" w14:textId="08412D99" w:rsidR="00901ABA" w:rsidRPr="00E87856" w:rsidRDefault="004F550B" w:rsidP="00E87856">
              <w:pPr>
                <w:jc w:val="right"/>
                <w:rPr>
                  <w:rFonts w:asciiTheme="minorHAnsi" w:hAnsiTheme="minorHAnsi"/>
                </w:rPr>
              </w:pPr>
              <w:r>
                <w:rPr>
                  <w:rFonts w:asciiTheme="minorHAnsi" w:hAnsiTheme="minorHAnsi"/>
                </w:rPr>
                <w:t>August 14, 2014</w:t>
              </w:r>
            </w:p>
          </w:tc>
        </w:sdtContent>
      </w:sdt>
    </w:tr>
    <w:tr w:rsidR="00901ABA" w:rsidRPr="00E87856" w14:paraId="76261917" w14:textId="77777777" w:rsidTr="0002561E">
      <w:sdt>
        <w:sdtPr>
          <w:rPr>
            <w:rFonts w:asciiTheme="minorHAnsi" w:hAnsiTheme="minorHAnsi"/>
          </w:rPr>
          <w:alias w:val="Subject"/>
          <w:id w:val="-146284657"/>
          <w:dataBinding w:prefixMappings="xmlns:ns0='http://purl.org/dc/elements/1.1/' xmlns:ns1='http://schemas.openxmlformats.org/package/2006/metadata/core-properties' " w:xpath="/ns1:coreProperties[1]/ns0:subject[1]" w:storeItemID="{6C3C8BC8-F283-45AE-878A-BAB7291924A1}"/>
          <w:text/>
        </w:sdtPr>
        <w:sdtEndPr/>
        <w:sdtContent>
          <w:tc>
            <w:tcPr>
              <w:tcW w:w="5804" w:type="dxa"/>
              <w:tcBorders>
                <w:bottom w:val="single" w:sz="4" w:space="0" w:color="auto"/>
              </w:tcBorders>
            </w:tcPr>
            <w:p w14:paraId="76261914" w14:textId="662DB668" w:rsidR="00901ABA" w:rsidRPr="00E87856" w:rsidRDefault="000266C9" w:rsidP="00E87856">
              <w:pPr>
                <w:jc w:val="both"/>
                <w:rPr>
                  <w:rFonts w:asciiTheme="minorHAnsi" w:hAnsiTheme="minorHAnsi"/>
                </w:rPr>
              </w:pPr>
              <w:del w:id="2" w:author="Syniverse Employee" w:date="2014-08-14T10:17:00Z">
                <w:r w:rsidDel="004F550B">
                  <w:rPr>
                    <w:rFonts w:asciiTheme="minorHAnsi" w:hAnsiTheme="minorHAnsi"/>
                  </w:rPr>
                  <w:delText>Version: 1.0</w:delText>
                </w:r>
              </w:del>
              <w:ins w:id="3" w:author="Syniverse Employee" w:date="2014-08-14T10:17:00Z">
                <w:r w:rsidR="004F550B">
                  <w:rPr>
                    <w:rFonts w:asciiTheme="minorHAnsi" w:hAnsiTheme="minorHAnsi"/>
                  </w:rPr>
                  <w:t xml:space="preserve">Version: 1.0 in process </w:t>
                </w:r>
              </w:ins>
            </w:p>
          </w:tc>
        </w:sdtContent>
      </w:sdt>
      <w:tc>
        <w:tcPr>
          <w:tcW w:w="4422" w:type="dxa"/>
          <w:tcBorders>
            <w:bottom w:val="single" w:sz="4" w:space="0" w:color="auto"/>
          </w:tcBorders>
        </w:tcPr>
        <w:p w14:paraId="76261915" w14:textId="77777777" w:rsidR="00901ABA" w:rsidRDefault="00901ABA" w:rsidP="002F71A5">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F550B">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F550B">
            <w:rPr>
              <w:b/>
              <w:bCs/>
              <w:noProof/>
            </w:rPr>
            <w:t>26</w:t>
          </w:r>
          <w:r>
            <w:rPr>
              <w:b/>
              <w:bCs/>
              <w:sz w:val="24"/>
              <w:szCs w:val="24"/>
            </w:rPr>
            <w:fldChar w:fldCharType="end"/>
          </w:r>
        </w:p>
      </w:tc>
      <w:tc>
        <w:tcPr>
          <w:tcW w:w="236" w:type="dxa"/>
        </w:tcPr>
        <w:p w14:paraId="76261916" w14:textId="77777777" w:rsidR="00901ABA" w:rsidRPr="00953C3B" w:rsidRDefault="00901ABA" w:rsidP="002F71A5">
          <w:pPr>
            <w:jc w:val="right"/>
          </w:pPr>
        </w:p>
      </w:tc>
    </w:tr>
  </w:tbl>
  <w:p w14:paraId="76261918" w14:textId="77777777" w:rsidR="00901ABA" w:rsidRDefault="00901AB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462" w:type="dxa"/>
      <w:tblInd w:w="-252" w:type="dxa"/>
      <w:tblLayout w:type="fixed"/>
      <w:tblLook w:val="0000" w:firstRow="0" w:lastRow="0" w:firstColumn="0" w:lastColumn="0" w:noHBand="0" w:noVBand="0"/>
    </w:tblPr>
    <w:tblGrid>
      <w:gridCol w:w="5670"/>
      <w:gridCol w:w="134"/>
      <w:gridCol w:w="4422"/>
      <w:gridCol w:w="236"/>
    </w:tblGrid>
    <w:tr w:rsidR="00901ABA" w:rsidRPr="0002561E" w14:paraId="7626191D" w14:textId="77777777" w:rsidTr="00B549C1">
      <w:trPr>
        <w:gridAfter w:val="1"/>
        <w:wAfter w:w="236" w:type="dxa"/>
      </w:trPr>
      <w:tc>
        <w:tcPr>
          <w:tcW w:w="5670" w:type="dxa"/>
        </w:tcPr>
        <w:p w14:paraId="7626191B" w14:textId="77777777" w:rsidR="00901ABA" w:rsidRPr="0002561E" w:rsidRDefault="00901ABA" w:rsidP="0002561E">
          <w:pPr>
            <w:tabs>
              <w:tab w:val="left" w:pos="344"/>
            </w:tabs>
            <w:rPr>
              <w:rFonts w:asciiTheme="minorHAnsi" w:hAnsiTheme="minorHAnsi"/>
            </w:rPr>
          </w:pPr>
        </w:p>
      </w:tc>
      <w:tc>
        <w:tcPr>
          <w:tcW w:w="4556" w:type="dxa"/>
          <w:gridSpan w:val="2"/>
        </w:tcPr>
        <w:p w14:paraId="7626191C" w14:textId="77777777" w:rsidR="00901ABA" w:rsidRPr="0002561E" w:rsidRDefault="00901ABA" w:rsidP="0002561E">
          <w:pPr>
            <w:jc w:val="right"/>
            <w:rPr>
              <w:rFonts w:asciiTheme="minorHAnsi" w:hAnsiTheme="minorHAnsi"/>
            </w:rPr>
          </w:pPr>
        </w:p>
      </w:tc>
    </w:tr>
    <w:tr w:rsidR="00901ABA" w:rsidRPr="00E87856" w14:paraId="76261920" w14:textId="77777777" w:rsidTr="00B549C1">
      <w:trPr>
        <w:gridAfter w:val="1"/>
        <w:wAfter w:w="236" w:type="dxa"/>
      </w:trPr>
      <w:sdt>
        <w:sdtPr>
          <w:rPr>
            <w:rFonts w:asciiTheme="minorHAnsi" w:hAnsiTheme="minorHAnsi"/>
          </w:rPr>
          <w:alias w:val="Title"/>
          <w:id w:val="839282839"/>
          <w:dataBinding w:prefixMappings="xmlns:ns0='http://purl.org/dc/elements/1.1/' xmlns:ns1='http://schemas.openxmlformats.org/package/2006/metadata/core-properties' " w:xpath="/ns1:coreProperties[1]/ns0:title[1]" w:storeItemID="{6C3C8BC8-F283-45AE-878A-BAB7291924A1}"/>
          <w:text/>
        </w:sdtPr>
        <w:sdtEndPr/>
        <w:sdtContent>
          <w:tc>
            <w:tcPr>
              <w:tcW w:w="5804" w:type="dxa"/>
              <w:gridSpan w:val="2"/>
            </w:tcPr>
            <w:p w14:paraId="7626191E" w14:textId="77777777" w:rsidR="00901ABA" w:rsidRPr="00E87856" w:rsidRDefault="00901ABA" w:rsidP="002F71A5">
              <w:pPr>
                <w:tabs>
                  <w:tab w:val="left" w:pos="344"/>
                </w:tabs>
                <w:rPr>
                  <w:rFonts w:asciiTheme="minorHAnsi" w:hAnsiTheme="minorHAnsi"/>
                </w:rPr>
              </w:pPr>
              <w:r>
                <w:rPr>
                  <w:rFonts w:asciiTheme="minorHAnsi" w:hAnsiTheme="minorHAnsi"/>
                </w:rPr>
                <w:t>VisProactive Diameter Feed SRS</w:t>
              </w:r>
            </w:p>
          </w:tc>
        </w:sdtContent>
      </w:sdt>
      <w:sdt>
        <w:sdtPr>
          <w:rPr>
            <w:rFonts w:asciiTheme="minorHAnsi" w:hAnsiTheme="minorHAnsi"/>
          </w:rPr>
          <w:alias w:val="Comments"/>
          <w:id w:val="-1445464636"/>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4422" w:type="dxa"/>
            </w:tcPr>
            <w:p w14:paraId="7626191F" w14:textId="65C3C394" w:rsidR="00901ABA" w:rsidRPr="00E87856" w:rsidRDefault="004F550B" w:rsidP="002F71A5">
              <w:pPr>
                <w:jc w:val="right"/>
                <w:rPr>
                  <w:rFonts w:asciiTheme="minorHAnsi" w:hAnsiTheme="minorHAnsi"/>
                </w:rPr>
              </w:pPr>
              <w:r>
                <w:rPr>
                  <w:rFonts w:asciiTheme="minorHAnsi" w:hAnsiTheme="minorHAnsi"/>
                </w:rPr>
                <w:t>August 14, 2014</w:t>
              </w:r>
            </w:p>
          </w:tc>
        </w:sdtContent>
      </w:sdt>
    </w:tr>
    <w:tr w:rsidR="00901ABA" w:rsidRPr="00E87856" w14:paraId="76261924" w14:textId="77777777" w:rsidTr="00B549C1">
      <w:sdt>
        <w:sdtPr>
          <w:rPr>
            <w:rFonts w:asciiTheme="minorHAnsi" w:hAnsiTheme="minorHAnsi"/>
          </w:rPr>
          <w:alias w:val="Subject"/>
          <w:id w:val="-947846817"/>
          <w:dataBinding w:prefixMappings="xmlns:ns0='http://purl.org/dc/elements/1.1/' xmlns:ns1='http://schemas.openxmlformats.org/package/2006/metadata/core-properties' " w:xpath="/ns1:coreProperties[1]/ns0:subject[1]" w:storeItemID="{6C3C8BC8-F283-45AE-878A-BAB7291924A1}"/>
          <w:text/>
        </w:sdtPr>
        <w:sdtEndPr/>
        <w:sdtContent>
          <w:tc>
            <w:tcPr>
              <w:tcW w:w="5804" w:type="dxa"/>
              <w:gridSpan w:val="2"/>
              <w:tcBorders>
                <w:bottom w:val="single" w:sz="4" w:space="0" w:color="auto"/>
              </w:tcBorders>
            </w:tcPr>
            <w:p w14:paraId="76261921" w14:textId="49A6C0EA" w:rsidR="00901ABA" w:rsidRPr="00E87856" w:rsidRDefault="004F550B" w:rsidP="002F71A5">
              <w:pPr>
                <w:jc w:val="both"/>
                <w:rPr>
                  <w:rFonts w:asciiTheme="minorHAnsi" w:hAnsiTheme="minorHAnsi"/>
                </w:rPr>
              </w:pPr>
              <w:r>
                <w:rPr>
                  <w:rFonts w:asciiTheme="minorHAnsi" w:hAnsiTheme="minorHAnsi"/>
                </w:rPr>
                <w:t xml:space="preserve">Version: 1.0 in process </w:t>
              </w:r>
            </w:p>
          </w:tc>
        </w:sdtContent>
      </w:sdt>
      <w:tc>
        <w:tcPr>
          <w:tcW w:w="4422" w:type="dxa"/>
          <w:tcBorders>
            <w:bottom w:val="single" w:sz="4" w:space="0" w:color="auto"/>
          </w:tcBorders>
        </w:tcPr>
        <w:p w14:paraId="76261922" w14:textId="77777777" w:rsidR="00901ABA" w:rsidRDefault="00901ABA" w:rsidP="002F71A5">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F550B">
            <w:rPr>
              <w:b/>
              <w:bCs/>
              <w:noProof/>
            </w:rPr>
            <w:t>26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F550B">
            <w:rPr>
              <w:b/>
              <w:bCs/>
              <w:noProof/>
            </w:rPr>
            <w:t>26</w:t>
          </w:r>
          <w:r>
            <w:rPr>
              <w:b/>
              <w:bCs/>
              <w:sz w:val="24"/>
              <w:szCs w:val="24"/>
            </w:rPr>
            <w:fldChar w:fldCharType="end"/>
          </w:r>
        </w:p>
      </w:tc>
      <w:tc>
        <w:tcPr>
          <w:tcW w:w="236" w:type="dxa"/>
        </w:tcPr>
        <w:p w14:paraId="76261923" w14:textId="77777777" w:rsidR="00901ABA" w:rsidRPr="00953C3B" w:rsidRDefault="00901ABA" w:rsidP="002F71A5">
          <w:pPr>
            <w:jc w:val="right"/>
          </w:pPr>
        </w:p>
      </w:tc>
    </w:tr>
  </w:tbl>
  <w:p w14:paraId="76261925" w14:textId="77777777" w:rsidR="00901ABA" w:rsidRDefault="00901ABA" w:rsidP="0002561E"/>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26192D" w14:textId="77777777" w:rsidR="00901ABA" w:rsidRDefault="00901AB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C2296"/>
    <w:multiLevelType w:val="hybridMultilevel"/>
    <w:tmpl w:val="1BE2FD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361485"/>
    <w:multiLevelType w:val="hybridMultilevel"/>
    <w:tmpl w:val="791C8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667C81"/>
    <w:multiLevelType w:val="hybridMultilevel"/>
    <w:tmpl w:val="790400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F944DE6"/>
    <w:multiLevelType w:val="hybridMultilevel"/>
    <w:tmpl w:val="A1B62F06"/>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10CA5A05"/>
    <w:multiLevelType w:val="hybridMultilevel"/>
    <w:tmpl w:val="507073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57731AD"/>
    <w:multiLevelType w:val="hybridMultilevel"/>
    <w:tmpl w:val="3A8C60D4"/>
    <w:lvl w:ilvl="0" w:tplc="9E92B4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582448B"/>
    <w:multiLevelType w:val="multilevel"/>
    <w:tmpl w:val="75E2BA28"/>
    <w:lvl w:ilvl="0">
      <w:start w:val="1"/>
      <w:numFmt w:val="decimal"/>
      <w:pStyle w:val="Index1"/>
      <w:lvlText w:val="%1"/>
      <w:lvlJc w:val="left"/>
      <w:pPr>
        <w:tabs>
          <w:tab w:val="num" w:pos="432"/>
        </w:tabs>
        <w:ind w:left="432" w:hanging="432"/>
      </w:pPr>
    </w:lvl>
    <w:lvl w:ilvl="1">
      <w:start w:val="4"/>
      <w:numFmt w:val="decimal"/>
      <w:lvlText w:val="%1.%2"/>
      <w:lvlJc w:val="left"/>
      <w:pPr>
        <w:tabs>
          <w:tab w:val="num" w:pos="576"/>
        </w:tabs>
        <w:ind w:left="576" w:hanging="576"/>
      </w:pPr>
    </w:lvl>
    <w:lvl w:ilvl="2">
      <w:start w:val="1"/>
      <w:numFmt w:val="decimal"/>
      <w:lvlRestart w:val="0"/>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588460E"/>
    <w:multiLevelType w:val="hybridMultilevel"/>
    <w:tmpl w:val="AD8694F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nsid w:val="17287C31"/>
    <w:multiLevelType w:val="hybridMultilevel"/>
    <w:tmpl w:val="75DE4264"/>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181635FD"/>
    <w:multiLevelType w:val="hybridMultilevel"/>
    <w:tmpl w:val="F6BE86F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CFD4165"/>
    <w:multiLevelType w:val="hybridMultilevel"/>
    <w:tmpl w:val="1C0442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EF3764E"/>
    <w:multiLevelType w:val="multilevel"/>
    <w:tmpl w:val="CCE2B400"/>
    <w:lvl w:ilvl="0">
      <w:start w:val="1"/>
      <w:numFmt w:val="decimal"/>
      <w:pStyle w:val="Heading1"/>
      <w:lvlText w:val="%1"/>
      <w:lvlJc w:val="left"/>
      <w:pPr>
        <w:tabs>
          <w:tab w:val="num" w:pos="522"/>
        </w:tabs>
        <w:ind w:left="522" w:hanging="522"/>
      </w:pPr>
      <w:rPr>
        <w:rFonts w:hint="default"/>
      </w:rPr>
    </w:lvl>
    <w:lvl w:ilvl="1">
      <w:start w:val="1"/>
      <w:numFmt w:val="decimal"/>
      <w:pStyle w:val="Heading2"/>
      <w:lvlText w:val="%1.%2"/>
      <w:lvlJc w:val="left"/>
      <w:pPr>
        <w:tabs>
          <w:tab w:val="num" w:pos="666"/>
        </w:tabs>
        <w:ind w:left="666" w:hanging="666"/>
      </w:pPr>
      <w:rPr>
        <w:rFonts w:hint="default"/>
      </w:rPr>
    </w:lvl>
    <w:lvl w:ilvl="2">
      <w:start w:val="1"/>
      <w:numFmt w:val="decimal"/>
      <w:pStyle w:val="Heading3"/>
      <w:lvlText w:val="%1.%2.%3"/>
      <w:lvlJc w:val="left"/>
      <w:pPr>
        <w:tabs>
          <w:tab w:val="num" w:pos="2358"/>
        </w:tabs>
        <w:ind w:left="2880" w:hanging="1260"/>
      </w:pPr>
      <w:rPr>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4320"/>
        </w:tabs>
        <w:ind w:left="417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530"/>
        </w:tabs>
        <w:ind w:left="1368" w:hanging="702"/>
      </w:pPr>
      <w:rPr>
        <w:rFonts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tabs>
          <w:tab w:val="num" w:pos="2772"/>
        </w:tabs>
        <w:ind w:left="2772" w:hanging="115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tabs>
          <w:tab w:val="num" w:pos="3276"/>
        </w:tabs>
        <w:ind w:left="3276" w:hanging="129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tabs>
          <w:tab w:val="num" w:pos="1530"/>
        </w:tabs>
        <w:ind w:left="1530" w:hanging="1440"/>
      </w:pPr>
      <w:rPr>
        <w:rFonts w:hint="default"/>
      </w:rPr>
    </w:lvl>
    <w:lvl w:ilvl="8">
      <w:start w:val="1"/>
      <w:numFmt w:val="decimal"/>
      <w:pStyle w:val="Heading9"/>
      <w:lvlText w:val="%1.%2.%3.%4.%5.%6.%7.%8.%9"/>
      <w:lvlJc w:val="left"/>
      <w:pPr>
        <w:tabs>
          <w:tab w:val="num" w:pos="1674"/>
        </w:tabs>
        <w:ind w:left="1674" w:hanging="1584"/>
      </w:pPr>
      <w:rPr>
        <w:rFonts w:hint="default"/>
      </w:rPr>
    </w:lvl>
  </w:abstractNum>
  <w:abstractNum w:abstractNumId="12">
    <w:nsid w:val="220E338D"/>
    <w:multiLevelType w:val="singleLevel"/>
    <w:tmpl w:val="47C026BA"/>
    <w:lvl w:ilvl="0">
      <w:start w:val="1"/>
      <w:numFmt w:val="bullet"/>
      <w:pStyle w:val="ListBullet2"/>
      <w:lvlText w:val=""/>
      <w:lvlJc w:val="left"/>
      <w:pPr>
        <w:tabs>
          <w:tab w:val="num" w:pos="360"/>
        </w:tabs>
        <w:ind w:left="360" w:hanging="360"/>
      </w:pPr>
      <w:rPr>
        <w:rFonts w:ascii="Symbol" w:hAnsi="Symbol" w:hint="default"/>
      </w:rPr>
    </w:lvl>
  </w:abstractNum>
  <w:abstractNum w:abstractNumId="13">
    <w:nsid w:val="27436B0D"/>
    <w:multiLevelType w:val="hybridMultilevel"/>
    <w:tmpl w:val="44BAFDF6"/>
    <w:lvl w:ilvl="0" w:tplc="7F3EDA0A">
      <w:start w:val="1"/>
      <w:numFmt w:val="decimal"/>
      <w:pStyle w:val="ListParagraph"/>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8295532"/>
    <w:multiLevelType w:val="hybridMultilevel"/>
    <w:tmpl w:val="2E086170"/>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28864796"/>
    <w:multiLevelType w:val="hybridMultilevel"/>
    <w:tmpl w:val="310C0B3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2F580224"/>
    <w:multiLevelType w:val="hybridMultilevel"/>
    <w:tmpl w:val="A1B62F06"/>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2FD24436"/>
    <w:multiLevelType w:val="hybridMultilevel"/>
    <w:tmpl w:val="2B1C1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FF86AB3"/>
    <w:multiLevelType w:val="hybridMultilevel"/>
    <w:tmpl w:val="36B8C2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2286798"/>
    <w:multiLevelType w:val="singleLevel"/>
    <w:tmpl w:val="776A9238"/>
    <w:lvl w:ilvl="0">
      <w:start w:val="1"/>
      <w:numFmt w:val="bullet"/>
      <w:pStyle w:val="bullet"/>
      <w:lvlText w:val=""/>
      <w:lvlJc w:val="left"/>
      <w:pPr>
        <w:tabs>
          <w:tab w:val="num" w:pos="360"/>
        </w:tabs>
        <w:ind w:left="360" w:hanging="360"/>
      </w:pPr>
      <w:rPr>
        <w:rFonts w:ascii="Symbol" w:hAnsi="Symbol" w:hint="default"/>
      </w:rPr>
    </w:lvl>
  </w:abstractNum>
  <w:abstractNum w:abstractNumId="20">
    <w:nsid w:val="3D7E475B"/>
    <w:multiLevelType w:val="hybridMultilevel"/>
    <w:tmpl w:val="5E0EB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3E690F23"/>
    <w:multiLevelType w:val="hybridMultilevel"/>
    <w:tmpl w:val="3C8632F4"/>
    <w:lvl w:ilvl="0" w:tplc="FC945F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39B490A"/>
    <w:multiLevelType w:val="hybridMultilevel"/>
    <w:tmpl w:val="80E8C9D4"/>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3">
    <w:nsid w:val="46112D66"/>
    <w:multiLevelType w:val="hybridMultilevel"/>
    <w:tmpl w:val="C3A66A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7A55909"/>
    <w:multiLevelType w:val="hybridMultilevel"/>
    <w:tmpl w:val="398AC87E"/>
    <w:lvl w:ilvl="0" w:tplc="455C323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E8005D"/>
    <w:multiLevelType w:val="hybridMultilevel"/>
    <w:tmpl w:val="375E630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4D395312"/>
    <w:multiLevelType w:val="hybridMultilevel"/>
    <w:tmpl w:val="A1B62F06"/>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505D3B89"/>
    <w:multiLevelType w:val="hybridMultilevel"/>
    <w:tmpl w:val="61B6E23C"/>
    <w:lvl w:ilvl="0" w:tplc="743C7B10">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24B550E"/>
    <w:multiLevelType w:val="hybridMultilevel"/>
    <w:tmpl w:val="87C620EA"/>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59B83D7C"/>
    <w:multiLevelType w:val="hybridMultilevel"/>
    <w:tmpl w:val="0400F280"/>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nsid w:val="5C6D17E1"/>
    <w:multiLevelType w:val="hybridMultilevel"/>
    <w:tmpl w:val="674A0D54"/>
    <w:lvl w:ilvl="0" w:tplc="7A0A519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D956CCE"/>
    <w:multiLevelType w:val="hybridMultilevel"/>
    <w:tmpl w:val="9CBAF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D62B4B"/>
    <w:multiLevelType w:val="hybridMultilevel"/>
    <w:tmpl w:val="11DA2AE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61733609"/>
    <w:multiLevelType w:val="hybridMultilevel"/>
    <w:tmpl w:val="591ABE8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4305112"/>
    <w:multiLevelType w:val="hybridMultilevel"/>
    <w:tmpl w:val="E5244A06"/>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6581634A"/>
    <w:multiLevelType w:val="hybridMultilevel"/>
    <w:tmpl w:val="4CCA3408"/>
    <w:lvl w:ilvl="0" w:tplc="931648F2">
      <w:start w:val="1"/>
      <w:numFmt w:val="bullet"/>
      <w:pStyle w:val="TemplateCharCharChar"/>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900"/>
        </w:tabs>
        <w:ind w:left="900" w:hanging="360"/>
      </w:pPr>
      <w:rPr>
        <w:rFonts w:ascii="Courier New" w:hAnsi="Courier New" w:cs="Courier New" w:hint="default"/>
      </w:rPr>
    </w:lvl>
    <w:lvl w:ilvl="2" w:tplc="04090005">
      <w:start w:val="1"/>
      <w:numFmt w:val="bullet"/>
      <w:lvlText w:val=""/>
      <w:lvlJc w:val="left"/>
      <w:pPr>
        <w:tabs>
          <w:tab w:val="num" w:pos="1620"/>
        </w:tabs>
        <w:ind w:left="1620" w:hanging="360"/>
      </w:pPr>
      <w:rPr>
        <w:rFonts w:ascii="Wingdings" w:hAnsi="Wingdings" w:hint="default"/>
      </w:rPr>
    </w:lvl>
    <w:lvl w:ilvl="3" w:tplc="04090001" w:tentative="1">
      <w:start w:val="1"/>
      <w:numFmt w:val="bullet"/>
      <w:lvlText w:val=""/>
      <w:lvlJc w:val="left"/>
      <w:pPr>
        <w:tabs>
          <w:tab w:val="num" w:pos="2340"/>
        </w:tabs>
        <w:ind w:left="2340" w:hanging="360"/>
      </w:pPr>
      <w:rPr>
        <w:rFonts w:ascii="Symbol" w:hAnsi="Symbol" w:hint="default"/>
      </w:rPr>
    </w:lvl>
    <w:lvl w:ilvl="4" w:tplc="04090003" w:tentative="1">
      <w:start w:val="1"/>
      <w:numFmt w:val="bullet"/>
      <w:lvlText w:val="o"/>
      <w:lvlJc w:val="left"/>
      <w:pPr>
        <w:tabs>
          <w:tab w:val="num" w:pos="3060"/>
        </w:tabs>
        <w:ind w:left="3060" w:hanging="360"/>
      </w:pPr>
      <w:rPr>
        <w:rFonts w:ascii="Courier New" w:hAnsi="Courier New" w:cs="Courier New" w:hint="default"/>
      </w:rPr>
    </w:lvl>
    <w:lvl w:ilvl="5" w:tplc="04090005" w:tentative="1">
      <w:start w:val="1"/>
      <w:numFmt w:val="bullet"/>
      <w:lvlText w:val=""/>
      <w:lvlJc w:val="left"/>
      <w:pPr>
        <w:tabs>
          <w:tab w:val="num" w:pos="3780"/>
        </w:tabs>
        <w:ind w:left="3780" w:hanging="360"/>
      </w:pPr>
      <w:rPr>
        <w:rFonts w:ascii="Wingdings" w:hAnsi="Wingdings" w:hint="default"/>
      </w:rPr>
    </w:lvl>
    <w:lvl w:ilvl="6" w:tplc="04090001" w:tentative="1">
      <w:start w:val="1"/>
      <w:numFmt w:val="bullet"/>
      <w:lvlText w:val=""/>
      <w:lvlJc w:val="left"/>
      <w:pPr>
        <w:tabs>
          <w:tab w:val="num" w:pos="4500"/>
        </w:tabs>
        <w:ind w:left="4500" w:hanging="360"/>
      </w:pPr>
      <w:rPr>
        <w:rFonts w:ascii="Symbol" w:hAnsi="Symbol" w:hint="default"/>
      </w:rPr>
    </w:lvl>
    <w:lvl w:ilvl="7" w:tplc="04090003" w:tentative="1">
      <w:start w:val="1"/>
      <w:numFmt w:val="bullet"/>
      <w:lvlText w:val="o"/>
      <w:lvlJc w:val="left"/>
      <w:pPr>
        <w:tabs>
          <w:tab w:val="num" w:pos="5220"/>
        </w:tabs>
        <w:ind w:left="5220" w:hanging="360"/>
      </w:pPr>
      <w:rPr>
        <w:rFonts w:ascii="Courier New" w:hAnsi="Courier New" w:cs="Courier New" w:hint="default"/>
      </w:rPr>
    </w:lvl>
    <w:lvl w:ilvl="8" w:tplc="04090005" w:tentative="1">
      <w:start w:val="1"/>
      <w:numFmt w:val="bullet"/>
      <w:lvlText w:val=""/>
      <w:lvlJc w:val="left"/>
      <w:pPr>
        <w:tabs>
          <w:tab w:val="num" w:pos="5940"/>
        </w:tabs>
        <w:ind w:left="5940" w:hanging="360"/>
      </w:pPr>
      <w:rPr>
        <w:rFonts w:ascii="Wingdings" w:hAnsi="Wingdings" w:hint="default"/>
      </w:rPr>
    </w:lvl>
  </w:abstractNum>
  <w:abstractNum w:abstractNumId="36">
    <w:nsid w:val="68380980"/>
    <w:multiLevelType w:val="hybridMultilevel"/>
    <w:tmpl w:val="3154DD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3267F5"/>
    <w:multiLevelType w:val="hybridMultilevel"/>
    <w:tmpl w:val="F520749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9675520"/>
    <w:multiLevelType w:val="hybridMultilevel"/>
    <w:tmpl w:val="F4226F2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6927B7"/>
    <w:multiLevelType w:val="hybridMultilevel"/>
    <w:tmpl w:val="AE849CA4"/>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
    <w:nsid w:val="6D3C53E9"/>
    <w:multiLevelType w:val="hybridMultilevel"/>
    <w:tmpl w:val="A1B62F06"/>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
    <w:nsid w:val="6D3E2848"/>
    <w:multiLevelType w:val="hybridMultilevel"/>
    <w:tmpl w:val="C1F0C386"/>
    <w:lvl w:ilvl="0" w:tplc="987E9768">
      <w:start w:val="1"/>
      <w:numFmt w:val="bullet"/>
      <w:lvlText w:val=""/>
      <w:lvlJc w:val="left"/>
      <w:pPr>
        <w:tabs>
          <w:tab w:val="num" w:pos="1440"/>
        </w:tabs>
        <w:ind w:left="1440" w:hanging="360"/>
      </w:pPr>
      <w:rPr>
        <w:rFonts w:ascii="Wingdings" w:hAnsi="Wingdings" w:hint="default"/>
      </w:rPr>
    </w:lvl>
    <w:lvl w:ilvl="1" w:tplc="C5BAF3A2">
      <w:start w:val="1"/>
      <w:numFmt w:val="bullet"/>
      <w:pStyle w:val="BodyTextBullet-1"/>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nsid w:val="6DC973FE"/>
    <w:multiLevelType w:val="hybridMultilevel"/>
    <w:tmpl w:val="61AED200"/>
    <w:lvl w:ilvl="0" w:tplc="04090019">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6E1F5DBB"/>
    <w:multiLevelType w:val="hybridMultilevel"/>
    <w:tmpl w:val="FC2812F8"/>
    <w:lvl w:ilvl="0" w:tplc="FC945F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6FFD1789"/>
    <w:multiLevelType w:val="hybridMultilevel"/>
    <w:tmpl w:val="2A986DF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228405C"/>
    <w:multiLevelType w:val="hybridMultilevel"/>
    <w:tmpl w:val="F0BC0D66"/>
    <w:lvl w:ilvl="0" w:tplc="7512B068">
      <w:start w:val="1"/>
      <w:numFmt w:val="decimal"/>
      <w:pStyle w:val="SimpleList"/>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3AA17EB"/>
    <w:multiLevelType w:val="multilevel"/>
    <w:tmpl w:val="F4FC19FA"/>
    <w:lvl w:ilvl="0">
      <w:start w:val="1"/>
      <w:numFmt w:val="upperLetter"/>
      <w:pStyle w:val="templatealpha"/>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lowerLetter"/>
      <w:pStyle w:val="Style7"/>
      <w:lvlText w:val="%3."/>
      <w:lvlJc w:val="left"/>
      <w:pPr>
        <w:tabs>
          <w:tab w:val="num" w:pos="1080"/>
        </w:tabs>
        <w:ind w:left="1080" w:hanging="360"/>
      </w:pPr>
      <w:rPr>
        <w:rFonts w:hint="default"/>
      </w:rPr>
    </w:lvl>
    <w:lvl w:ilvl="3">
      <w:start w:val="1"/>
      <w:numFmt w:val="lowerRoman"/>
      <w:lvlText w:val="%4."/>
      <w:lvlJc w:val="left"/>
      <w:pPr>
        <w:tabs>
          <w:tab w:val="num" w:pos="1440"/>
        </w:tabs>
        <w:ind w:left="1440" w:hanging="360"/>
      </w:pPr>
      <w:rPr>
        <w:rFonts w:hint="default"/>
      </w:rPr>
    </w:lvl>
    <w:lvl w:ilvl="4">
      <w:start w:val="1"/>
      <w:numFmt w:val="upperLetter"/>
      <w:lvlText w:val="%5)"/>
      <w:lvlJc w:val="left"/>
      <w:pPr>
        <w:tabs>
          <w:tab w:val="num" w:pos="180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lowerLetter"/>
      <w:lvlText w:val="%7)"/>
      <w:lvlJc w:val="left"/>
      <w:pPr>
        <w:tabs>
          <w:tab w:val="num" w:pos="2520"/>
        </w:tabs>
        <w:ind w:left="2520" w:hanging="360"/>
      </w:pPr>
      <w:rPr>
        <w:rFonts w:hint="default"/>
      </w:rPr>
    </w:lvl>
    <w:lvl w:ilvl="7">
      <w:start w:val="1"/>
      <w:numFmt w:val="lowerRoman"/>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47">
    <w:nsid w:val="74C61F1E"/>
    <w:multiLevelType w:val="hybridMultilevel"/>
    <w:tmpl w:val="E9AC0F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5FF04E8"/>
    <w:multiLevelType w:val="hybridMultilevel"/>
    <w:tmpl w:val="0CEE44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2AE28904">
      <w:start w:val="316"/>
      <w:numFmt w:val="bullet"/>
      <w:lvlText w:val="-"/>
      <w:lvlJc w:val="left"/>
      <w:pPr>
        <w:ind w:left="2340" w:hanging="360"/>
      </w:pPr>
      <w:rPr>
        <w:rFonts w:ascii="Calibri" w:eastAsia="Times New Roman" w:hAnsi="Calibri"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9575185"/>
    <w:multiLevelType w:val="multilevel"/>
    <w:tmpl w:val="0624D7D8"/>
    <w:lvl w:ilvl="0">
      <w:start w:val="1"/>
      <w:numFmt w:val="decimal"/>
      <w:pStyle w:val="Index3"/>
      <w:lvlText w:val="%1"/>
      <w:lvlJc w:val="left"/>
      <w:pPr>
        <w:tabs>
          <w:tab w:val="num" w:pos="432"/>
        </w:tabs>
        <w:ind w:left="432" w:hanging="432"/>
      </w:pPr>
    </w:lvl>
    <w:lvl w:ilvl="1">
      <w:start w:val="4"/>
      <w:numFmt w:val="decimal"/>
      <w:lvlText w:val="%1.%2"/>
      <w:lvlJc w:val="left"/>
      <w:pPr>
        <w:tabs>
          <w:tab w:val="num" w:pos="576"/>
        </w:tabs>
        <w:ind w:left="576" w:hanging="576"/>
      </w:pPr>
    </w:lvl>
    <w:lvl w:ilvl="2">
      <w:start w:val="1"/>
      <w:numFmt w:val="decimal"/>
      <w:lvlRestart w:val="0"/>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0">
    <w:nsid w:val="79DE1AF2"/>
    <w:multiLevelType w:val="hybridMultilevel"/>
    <w:tmpl w:val="D9F08AC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7CAF2512"/>
    <w:multiLevelType w:val="hybridMultilevel"/>
    <w:tmpl w:val="AE849CA4"/>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nsid w:val="7D2A1521"/>
    <w:multiLevelType w:val="hybridMultilevel"/>
    <w:tmpl w:val="C3809720"/>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46"/>
  </w:num>
  <w:num w:numId="3">
    <w:abstractNumId w:val="41"/>
  </w:num>
  <w:num w:numId="4">
    <w:abstractNumId w:val="19"/>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11"/>
  </w:num>
  <w:num w:numId="14">
    <w:abstractNumId w:val="6"/>
  </w:num>
  <w:num w:numId="15">
    <w:abstractNumId w:val="49"/>
  </w:num>
  <w:num w:numId="16">
    <w:abstractNumId w:val="12"/>
  </w:num>
  <w:num w:numId="17">
    <w:abstractNumId w:val="46"/>
  </w:num>
  <w:num w:numId="18">
    <w:abstractNumId w:val="13"/>
  </w:num>
  <w:num w:numId="19">
    <w:abstractNumId w:val="18"/>
  </w:num>
  <w:num w:numId="20">
    <w:abstractNumId w:val="8"/>
  </w:num>
  <w:num w:numId="21">
    <w:abstractNumId w:val="7"/>
  </w:num>
  <w:num w:numId="22">
    <w:abstractNumId w:val="32"/>
  </w:num>
  <w:num w:numId="23">
    <w:abstractNumId w:val="25"/>
  </w:num>
  <w:num w:numId="24">
    <w:abstractNumId w:val="34"/>
  </w:num>
  <w:num w:numId="25">
    <w:abstractNumId w:val="28"/>
  </w:num>
  <w:num w:numId="26">
    <w:abstractNumId w:val="51"/>
  </w:num>
  <w:num w:numId="27">
    <w:abstractNumId w:val="14"/>
  </w:num>
  <w:num w:numId="28">
    <w:abstractNumId w:val="26"/>
  </w:num>
  <w:num w:numId="29">
    <w:abstractNumId w:val="15"/>
  </w:num>
  <w:num w:numId="30">
    <w:abstractNumId w:val="29"/>
  </w:num>
  <w:num w:numId="31">
    <w:abstractNumId w:val="45"/>
  </w:num>
  <w:num w:numId="32">
    <w:abstractNumId w:val="5"/>
  </w:num>
  <w:num w:numId="33">
    <w:abstractNumId w:val="30"/>
  </w:num>
  <w:num w:numId="34">
    <w:abstractNumId w:val="21"/>
  </w:num>
  <w:num w:numId="35">
    <w:abstractNumId w:val="43"/>
  </w:num>
  <w:num w:numId="36">
    <w:abstractNumId w:val="50"/>
  </w:num>
  <w:num w:numId="37">
    <w:abstractNumId w:val="9"/>
  </w:num>
  <w:num w:numId="38">
    <w:abstractNumId w:val="37"/>
  </w:num>
  <w:num w:numId="39">
    <w:abstractNumId w:val="2"/>
  </w:num>
  <w:num w:numId="40">
    <w:abstractNumId w:val="4"/>
  </w:num>
  <w:num w:numId="41">
    <w:abstractNumId w:val="42"/>
  </w:num>
  <w:num w:numId="42">
    <w:abstractNumId w:val="17"/>
  </w:num>
  <w:num w:numId="43">
    <w:abstractNumId w:val="31"/>
  </w:num>
  <w:num w:numId="44">
    <w:abstractNumId w:val="39"/>
  </w:num>
  <w:num w:numId="45">
    <w:abstractNumId w:val="16"/>
  </w:num>
  <w:num w:numId="46">
    <w:abstractNumId w:val="40"/>
  </w:num>
  <w:num w:numId="47">
    <w:abstractNumId w:val="3"/>
  </w:num>
  <w:num w:numId="48">
    <w:abstractNumId w:val="27"/>
  </w:num>
  <w:num w:numId="49">
    <w:abstractNumId w:val="10"/>
  </w:num>
  <w:num w:numId="50">
    <w:abstractNumId w:val="52"/>
  </w:num>
  <w:num w:numId="51">
    <w:abstractNumId w:val="36"/>
  </w:num>
  <w:num w:numId="52">
    <w:abstractNumId w:val="0"/>
  </w:num>
  <w:num w:numId="53">
    <w:abstractNumId w:val="1"/>
  </w:num>
  <w:num w:numId="54">
    <w:abstractNumId w:val="24"/>
    <w:lvlOverride w:ilvl="0">
      <w:startOverride w:val="1"/>
    </w:lvlOverride>
  </w:num>
  <w:num w:numId="55">
    <w:abstractNumId w:val="33"/>
  </w:num>
  <w:num w:numId="56">
    <w:abstractNumId w:val="47"/>
  </w:num>
  <w:num w:numId="57">
    <w:abstractNumId w:val="44"/>
  </w:num>
  <w:num w:numId="58">
    <w:abstractNumId w:val="48"/>
  </w:num>
  <w:num w:numId="59">
    <w:abstractNumId w:val="38"/>
  </w:num>
  <w:num w:numId="60">
    <w:abstractNumId w:val="23"/>
  </w:num>
  <w:num w:numId="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oNotTrackFormatting/>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57C"/>
    <w:rsid w:val="000045B6"/>
    <w:rsid w:val="000153B8"/>
    <w:rsid w:val="00021D80"/>
    <w:rsid w:val="0002561E"/>
    <w:rsid w:val="000266C9"/>
    <w:rsid w:val="0003262D"/>
    <w:rsid w:val="00032879"/>
    <w:rsid w:val="000345EA"/>
    <w:rsid w:val="000405F7"/>
    <w:rsid w:val="0004233F"/>
    <w:rsid w:val="000423BC"/>
    <w:rsid w:val="0005612C"/>
    <w:rsid w:val="00057475"/>
    <w:rsid w:val="00060B52"/>
    <w:rsid w:val="00063588"/>
    <w:rsid w:val="000658B1"/>
    <w:rsid w:val="000659C3"/>
    <w:rsid w:val="00070A98"/>
    <w:rsid w:val="00071E11"/>
    <w:rsid w:val="00074129"/>
    <w:rsid w:val="0007560A"/>
    <w:rsid w:val="00075BE0"/>
    <w:rsid w:val="00076588"/>
    <w:rsid w:val="00077074"/>
    <w:rsid w:val="000846EC"/>
    <w:rsid w:val="00085AC9"/>
    <w:rsid w:val="00090ACD"/>
    <w:rsid w:val="0009232D"/>
    <w:rsid w:val="000A4B85"/>
    <w:rsid w:val="000A52A0"/>
    <w:rsid w:val="000B2984"/>
    <w:rsid w:val="000C2434"/>
    <w:rsid w:val="000C2FEA"/>
    <w:rsid w:val="000C7DA0"/>
    <w:rsid w:val="000D42EB"/>
    <w:rsid w:val="000F17F6"/>
    <w:rsid w:val="00101AE4"/>
    <w:rsid w:val="0010689B"/>
    <w:rsid w:val="00111840"/>
    <w:rsid w:val="001166A4"/>
    <w:rsid w:val="00123BDA"/>
    <w:rsid w:val="00123FDD"/>
    <w:rsid w:val="001409C8"/>
    <w:rsid w:val="00142608"/>
    <w:rsid w:val="00145D95"/>
    <w:rsid w:val="0014647D"/>
    <w:rsid w:val="001504E7"/>
    <w:rsid w:val="0015370B"/>
    <w:rsid w:val="00155A61"/>
    <w:rsid w:val="0015674D"/>
    <w:rsid w:val="00156CCB"/>
    <w:rsid w:val="00160F4F"/>
    <w:rsid w:val="00164D79"/>
    <w:rsid w:val="001666F1"/>
    <w:rsid w:val="001671A0"/>
    <w:rsid w:val="00171786"/>
    <w:rsid w:val="0017339A"/>
    <w:rsid w:val="00176027"/>
    <w:rsid w:val="00177C2D"/>
    <w:rsid w:val="00181A66"/>
    <w:rsid w:val="00183434"/>
    <w:rsid w:val="00185453"/>
    <w:rsid w:val="00185C61"/>
    <w:rsid w:val="001955AC"/>
    <w:rsid w:val="00197188"/>
    <w:rsid w:val="001A0343"/>
    <w:rsid w:val="001A1737"/>
    <w:rsid w:val="001A1780"/>
    <w:rsid w:val="001A57AE"/>
    <w:rsid w:val="001A5B4C"/>
    <w:rsid w:val="001B42E0"/>
    <w:rsid w:val="001B459F"/>
    <w:rsid w:val="001B4FBF"/>
    <w:rsid w:val="001B6E48"/>
    <w:rsid w:val="001C3B0D"/>
    <w:rsid w:val="001C4CEB"/>
    <w:rsid w:val="001D08A6"/>
    <w:rsid w:val="001D56E9"/>
    <w:rsid w:val="001E502D"/>
    <w:rsid w:val="001E5EA5"/>
    <w:rsid w:val="002056E1"/>
    <w:rsid w:val="00207D02"/>
    <w:rsid w:val="0021176D"/>
    <w:rsid w:val="00213D8E"/>
    <w:rsid w:val="0021553A"/>
    <w:rsid w:val="00220E26"/>
    <w:rsid w:val="0022114B"/>
    <w:rsid w:val="00221BCF"/>
    <w:rsid w:val="00230495"/>
    <w:rsid w:val="00232AD2"/>
    <w:rsid w:val="00236713"/>
    <w:rsid w:val="002374B8"/>
    <w:rsid w:val="00241232"/>
    <w:rsid w:val="00244616"/>
    <w:rsid w:val="00246CCD"/>
    <w:rsid w:val="002472B3"/>
    <w:rsid w:val="00247304"/>
    <w:rsid w:val="0025011B"/>
    <w:rsid w:val="0025133D"/>
    <w:rsid w:val="002553A1"/>
    <w:rsid w:val="002677AC"/>
    <w:rsid w:val="0027332A"/>
    <w:rsid w:val="002763F7"/>
    <w:rsid w:val="002807A9"/>
    <w:rsid w:val="00281F3C"/>
    <w:rsid w:val="00292F82"/>
    <w:rsid w:val="002A0048"/>
    <w:rsid w:val="002A06D2"/>
    <w:rsid w:val="002A1231"/>
    <w:rsid w:val="002B4434"/>
    <w:rsid w:val="002B5BBC"/>
    <w:rsid w:val="002B6259"/>
    <w:rsid w:val="002B7B99"/>
    <w:rsid w:val="002C32D1"/>
    <w:rsid w:val="002C4BDC"/>
    <w:rsid w:val="002C526E"/>
    <w:rsid w:val="002D01C4"/>
    <w:rsid w:val="002D1457"/>
    <w:rsid w:val="002D6B25"/>
    <w:rsid w:val="002E1246"/>
    <w:rsid w:val="002E5F62"/>
    <w:rsid w:val="002E6E0A"/>
    <w:rsid w:val="002F22EC"/>
    <w:rsid w:val="002F71A5"/>
    <w:rsid w:val="002F7465"/>
    <w:rsid w:val="00312978"/>
    <w:rsid w:val="00315ADA"/>
    <w:rsid w:val="00316356"/>
    <w:rsid w:val="003216CF"/>
    <w:rsid w:val="00324C2D"/>
    <w:rsid w:val="00327558"/>
    <w:rsid w:val="00332166"/>
    <w:rsid w:val="003335B9"/>
    <w:rsid w:val="00335F72"/>
    <w:rsid w:val="0033796E"/>
    <w:rsid w:val="0034284F"/>
    <w:rsid w:val="0034795C"/>
    <w:rsid w:val="00354F1E"/>
    <w:rsid w:val="00364485"/>
    <w:rsid w:val="00364CF2"/>
    <w:rsid w:val="0036588D"/>
    <w:rsid w:val="0036623F"/>
    <w:rsid w:val="00366F35"/>
    <w:rsid w:val="003673AD"/>
    <w:rsid w:val="00367589"/>
    <w:rsid w:val="00383E7B"/>
    <w:rsid w:val="00387E5D"/>
    <w:rsid w:val="00390E82"/>
    <w:rsid w:val="00394E69"/>
    <w:rsid w:val="0039723A"/>
    <w:rsid w:val="003A035A"/>
    <w:rsid w:val="003A77A3"/>
    <w:rsid w:val="003B40D4"/>
    <w:rsid w:val="003B4E06"/>
    <w:rsid w:val="003C3F73"/>
    <w:rsid w:val="003C46DE"/>
    <w:rsid w:val="003C5B62"/>
    <w:rsid w:val="003D01BA"/>
    <w:rsid w:val="003D028F"/>
    <w:rsid w:val="003D27F9"/>
    <w:rsid w:val="003D2910"/>
    <w:rsid w:val="003D34CC"/>
    <w:rsid w:val="003D548D"/>
    <w:rsid w:val="003D64CC"/>
    <w:rsid w:val="003E0381"/>
    <w:rsid w:val="003E150E"/>
    <w:rsid w:val="003E6152"/>
    <w:rsid w:val="003F3643"/>
    <w:rsid w:val="003F3E12"/>
    <w:rsid w:val="003F4978"/>
    <w:rsid w:val="003F5806"/>
    <w:rsid w:val="0040078A"/>
    <w:rsid w:val="00400B19"/>
    <w:rsid w:val="004055BA"/>
    <w:rsid w:val="004058AB"/>
    <w:rsid w:val="0040661F"/>
    <w:rsid w:val="00416A44"/>
    <w:rsid w:val="004174CE"/>
    <w:rsid w:val="00417EA9"/>
    <w:rsid w:val="00421C6D"/>
    <w:rsid w:val="00421CFA"/>
    <w:rsid w:val="00422FA1"/>
    <w:rsid w:val="004232D6"/>
    <w:rsid w:val="00424AF1"/>
    <w:rsid w:val="004442DB"/>
    <w:rsid w:val="00445A26"/>
    <w:rsid w:val="004522EA"/>
    <w:rsid w:val="00455D8F"/>
    <w:rsid w:val="00455FAD"/>
    <w:rsid w:val="004649B7"/>
    <w:rsid w:val="00465537"/>
    <w:rsid w:val="004665C0"/>
    <w:rsid w:val="00467A3A"/>
    <w:rsid w:val="004735B8"/>
    <w:rsid w:val="00475D9B"/>
    <w:rsid w:val="0047787C"/>
    <w:rsid w:val="00482EE0"/>
    <w:rsid w:val="00485BD3"/>
    <w:rsid w:val="00487AD4"/>
    <w:rsid w:val="00492974"/>
    <w:rsid w:val="004A2F8B"/>
    <w:rsid w:val="004A5A5C"/>
    <w:rsid w:val="004A5A66"/>
    <w:rsid w:val="004A600C"/>
    <w:rsid w:val="004A6D39"/>
    <w:rsid w:val="004B172E"/>
    <w:rsid w:val="004B2B9B"/>
    <w:rsid w:val="004B3023"/>
    <w:rsid w:val="004C57F0"/>
    <w:rsid w:val="004C5EE4"/>
    <w:rsid w:val="004D199B"/>
    <w:rsid w:val="004D27AF"/>
    <w:rsid w:val="004D683E"/>
    <w:rsid w:val="004E477C"/>
    <w:rsid w:val="004E56D0"/>
    <w:rsid w:val="004E6332"/>
    <w:rsid w:val="004F529F"/>
    <w:rsid w:val="004F550B"/>
    <w:rsid w:val="005000DD"/>
    <w:rsid w:val="00501BBF"/>
    <w:rsid w:val="00501DD3"/>
    <w:rsid w:val="00503871"/>
    <w:rsid w:val="00503AF9"/>
    <w:rsid w:val="005047D0"/>
    <w:rsid w:val="00504F17"/>
    <w:rsid w:val="0050769B"/>
    <w:rsid w:val="00510C86"/>
    <w:rsid w:val="00512843"/>
    <w:rsid w:val="00516F9B"/>
    <w:rsid w:val="0051761A"/>
    <w:rsid w:val="0052053E"/>
    <w:rsid w:val="00522A26"/>
    <w:rsid w:val="00523D82"/>
    <w:rsid w:val="0053203B"/>
    <w:rsid w:val="005337DD"/>
    <w:rsid w:val="005410F2"/>
    <w:rsid w:val="005416DA"/>
    <w:rsid w:val="0054246D"/>
    <w:rsid w:val="0055183D"/>
    <w:rsid w:val="005533CA"/>
    <w:rsid w:val="00563973"/>
    <w:rsid w:val="00566335"/>
    <w:rsid w:val="00581CBE"/>
    <w:rsid w:val="0058239D"/>
    <w:rsid w:val="005868CD"/>
    <w:rsid w:val="00587786"/>
    <w:rsid w:val="0059145D"/>
    <w:rsid w:val="00592148"/>
    <w:rsid w:val="00597F29"/>
    <w:rsid w:val="005A07A5"/>
    <w:rsid w:val="005A36EA"/>
    <w:rsid w:val="005A57F3"/>
    <w:rsid w:val="005A7D23"/>
    <w:rsid w:val="005B1BA2"/>
    <w:rsid w:val="005B1D12"/>
    <w:rsid w:val="005B4792"/>
    <w:rsid w:val="005C3028"/>
    <w:rsid w:val="005C68D0"/>
    <w:rsid w:val="005C6C94"/>
    <w:rsid w:val="005D02C3"/>
    <w:rsid w:val="005D1DFE"/>
    <w:rsid w:val="005E1593"/>
    <w:rsid w:val="005F1323"/>
    <w:rsid w:val="0060541F"/>
    <w:rsid w:val="006218B6"/>
    <w:rsid w:val="00624B46"/>
    <w:rsid w:val="00625F8A"/>
    <w:rsid w:val="0062658F"/>
    <w:rsid w:val="00630D68"/>
    <w:rsid w:val="00632820"/>
    <w:rsid w:val="00633494"/>
    <w:rsid w:val="006336C5"/>
    <w:rsid w:val="00634B3E"/>
    <w:rsid w:val="00637E55"/>
    <w:rsid w:val="006403DA"/>
    <w:rsid w:val="006412AF"/>
    <w:rsid w:val="0064218B"/>
    <w:rsid w:val="00643E43"/>
    <w:rsid w:val="00644AAE"/>
    <w:rsid w:val="006543A5"/>
    <w:rsid w:val="00654467"/>
    <w:rsid w:val="0065516D"/>
    <w:rsid w:val="006555ED"/>
    <w:rsid w:val="00663E85"/>
    <w:rsid w:val="00664A6D"/>
    <w:rsid w:val="00665C76"/>
    <w:rsid w:val="0067214D"/>
    <w:rsid w:val="006771BD"/>
    <w:rsid w:val="00681A30"/>
    <w:rsid w:val="0068349B"/>
    <w:rsid w:val="00687EFD"/>
    <w:rsid w:val="006960FC"/>
    <w:rsid w:val="0069620A"/>
    <w:rsid w:val="006A5BF5"/>
    <w:rsid w:val="006A799F"/>
    <w:rsid w:val="006B22A4"/>
    <w:rsid w:val="006B28CA"/>
    <w:rsid w:val="006C0488"/>
    <w:rsid w:val="006C124D"/>
    <w:rsid w:val="006C3DAB"/>
    <w:rsid w:val="006C5915"/>
    <w:rsid w:val="006C5F5B"/>
    <w:rsid w:val="006C6AD3"/>
    <w:rsid w:val="006C6D31"/>
    <w:rsid w:val="006D123F"/>
    <w:rsid w:val="006E0C20"/>
    <w:rsid w:val="006E107A"/>
    <w:rsid w:val="006E1C31"/>
    <w:rsid w:val="006E3466"/>
    <w:rsid w:val="006E4191"/>
    <w:rsid w:val="006E7050"/>
    <w:rsid w:val="006F0ADD"/>
    <w:rsid w:val="006F3C8A"/>
    <w:rsid w:val="006F44FD"/>
    <w:rsid w:val="006F7275"/>
    <w:rsid w:val="006F7D7E"/>
    <w:rsid w:val="007036FC"/>
    <w:rsid w:val="00712E22"/>
    <w:rsid w:val="00717C32"/>
    <w:rsid w:val="0072031F"/>
    <w:rsid w:val="00733B67"/>
    <w:rsid w:val="007341AD"/>
    <w:rsid w:val="00734DD2"/>
    <w:rsid w:val="00737BB1"/>
    <w:rsid w:val="007555A1"/>
    <w:rsid w:val="00757C4F"/>
    <w:rsid w:val="007602EE"/>
    <w:rsid w:val="00760B33"/>
    <w:rsid w:val="00761DBA"/>
    <w:rsid w:val="00763694"/>
    <w:rsid w:val="00765CDF"/>
    <w:rsid w:val="00765D81"/>
    <w:rsid w:val="00767034"/>
    <w:rsid w:val="00767DCF"/>
    <w:rsid w:val="00772E7D"/>
    <w:rsid w:val="0077369E"/>
    <w:rsid w:val="007738CE"/>
    <w:rsid w:val="00774A68"/>
    <w:rsid w:val="0077644D"/>
    <w:rsid w:val="00776CB2"/>
    <w:rsid w:val="00790F1B"/>
    <w:rsid w:val="007952D3"/>
    <w:rsid w:val="007B039B"/>
    <w:rsid w:val="007B3551"/>
    <w:rsid w:val="007B6A7D"/>
    <w:rsid w:val="007C0AA4"/>
    <w:rsid w:val="007C11A7"/>
    <w:rsid w:val="007C1DCA"/>
    <w:rsid w:val="007D0B35"/>
    <w:rsid w:val="007D0F8D"/>
    <w:rsid w:val="007D57B2"/>
    <w:rsid w:val="007D6D92"/>
    <w:rsid w:val="007F20CD"/>
    <w:rsid w:val="007F2406"/>
    <w:rsid w:val="00804D11"/>
    <w:rsid w:val="00804D6E"/>
    <w:rsid w:val="00805434"/>
    <w:rsid w:val="00805B40"/>
    <w:rsid w:val="00812E9B"/>
    <w:rsid w:val="00817D8C"/>
    <w:rsid w:val="00824355"/>
    <w:rsid w:val="00832AFA"/>
    <w:rsid w:val="0083380C"/>
    <w:rsid w:val="00837575"/>
    <w:rsid w:val="008434DC"/>
    <w:rsid w:val="0084467E"/>
    <w:rsid w:val="008456C9"/>
    <w:rsid w:val="00850B06"/>
    <w:rsid w:val="0085418F"/>
    <w:rsid w:val="00854A71"/>
    <w:rsid w:val="008603DE"/>
    <w:rsid w:val="00861D4E"/>
    <w:rsid w:val="00864692"/>
    <w:rsid w:val="00867924"/>
    <w:rsid w:val="00874FD4"/>
    <w:rsid w:val="00881D83"/>
    <w:rsid w:val="00882918"/>
    <w:rsid w:val="00890169"/>
    <w:rsid w:val="00892061"/>
    <w:rsid w:val="00895ED0"/>
    <w:rsid w:val="008A01DB"/>
    <w:rsid w:val="008A08B0"/>
    <w:rsid w:val="008A1172"/>
    <w:rsid w:val="008B09AF"/>
    <w:rsid w:val="008C0690"/>
    <w:rsid w:val="008C1EB9"/>
    <w:rsid w:val="008C3B83"/>
    <w:rsid w:val="008C4992"/>
    <w:rsid w:val="008C660A"/>
    <w:rsid w:val="008C662A"/>
    <w:rsid w:val="008D404F"/>
    <w:rsid w:val="008D4863"/>
    <w:rsid w:val="008D4E28"/>
    <w:rsid w:val="008D6726"/>
    <w:rsid w:val="008F4371"/>
    <w:rsid w:val="008F69BD"/>
    <w:rsid w:val="00901ABA"/>
    <w:rsid w:val="00917611"/>
    <w:rsid w:val="0091774A"/>
    <w:rsid w:val="00920CC2"/>
    <w:rsid w:val="00921E42"/>
    <w:rsid w:val="009232FA"/>
    <w:rsid w:val="00924883"/>
    <w:rsid w:val="009306C9"/>
    <w:rsid w:val="009405BA"/>
    <w:rsid w:val="00945BDE"/>
    <w:rsid w:val="009505BB"/>
    <w:rsid w:val="00951D26"/>
    <w:rsid w:val="00953C3B"/>
    <w:rsid w:val="009555D8"/>
    <w:rsid w:val="009578FB"/>
    <w:rsid w:val="00962A5B"/>
    <w:rsid w:val="00963D82"/>
    <w:rsid w:val="00966D1B"/>
    <w:rsid w:val="0096726D"/>
    <w:rsid w:val="009674EC"/>
    <w:rsid w:val="00973785"/>
    <w:rsid w:val="0097769A"/>
    <w:rsid w:val="0098244F"/>
    <w:rsid w:val="009827AA"/>
    <w:rsid w:val="009839E8"/>
    <w:rsid w:val="00985E9A"/>
    <w:rsid w:val="0099053B"/>
    <w:rsid w:val="00992C90"/>
    <w:rsid w:val="0099368E"/>
    <w:rsid w:val="00996584"/>
    <w:rsid w:val="009A1F27"/>
    <w:rsid w:val="009A464F"/>
    <w:rsid w:val="009A4F18"/>
    <w:rsid w:val="009B02C7"/>
    <w:rsid w:val="009B2E6A"/>
    <w:rsid w:val="009B73A3"/>
    <w:rsid w:val="009C793F"/>
    <w:rsid w:val="009D09C9"/>
    <w:rsid w:val="009D184D"/>
    <w:rsid w:val="009D336B"/>
    <w:rsid w:val="009D5F01"/>
    <w:rsid w:val="009E1359"/>
    <w:rsid w:val="009E4A21"/>
    <w:rsid w:val="009E7324"/>
    <w:rsid w:val="009E7379"/>
    <w:rsid w:val="009F2337"/>
    <w:rsid w:val="009F385A"/>
    <w:rsid w:val="009F4851"/>
    <w:rsid w:val="009F50FF"/>
    <w:rsid w:val="009F6A6F"/>
    <w:rsid w:val="00A0029B"/>
    <w:rsid w:val="00A03C58"/>
    <w:rsid w:val="00A0752E"/>
    <w:rsid w:val="00A16100"/>
    <w:rsid w:val="00A17B86"/>
    <w:rsid w:val="00A22C8C"/>
    <w:rsid w:val="00A25DDC"/>
    <w:rsid w:val="00A33CF3"/>
    <w:rsid w:val="00A36208"/>
    <w:rsid w:val="00A4242E"/>
    <w:rsid w:val="00A5004C"/>
    <w:rsid w:val="00A51779"/>
    <w:rsid w:val="00A57A1D"/>
    <w:rsid w:val="00A57E56"/>
    <w:rsid w:val="00A62691"/>
    <w:rsid w:val="00A726B6"/>
    <w:rsid w:val="00A72C34"/>
    <w:rsid w:val="00A72EF2"/>
    <w:rsid w:val="00A73DE4"/>
    <w:rsid w:val="00A73E36"/>
    <w:rsid w:val="00A73E7D"/>
    <w:rsid w:val="00A76E44"/>
    <w:rsid w:val="00A841F4"/>
    <w:rsid w:val="00A85EEE"/>
    <w:rsid w:val="00A860D5"/>
    <w:rsid w:val="00A87EDD"/>
    <w:rsid w:val="00A9067C"/>
    <w:rsid w:val="00A96DC7"/>
    <w:rsid w:val="00A96ED4"/>
    <w:rsid w:val="00AA7BE6"/>
    <w:rsid w:val="00AB2E98"/>
    <w:rsid w:val="00AB30D1"/>
    <w:rsid w:val="00AB54CB"/>
    <w:rsid w:val="00AC0733"/>
    <w:rsid w:val="00AC166A"/>
    <w:rsid w:val="00AC34B1"/>
    <w:rsid w:val="00AC5BD0"/>
    <w:rsid w:val="00AD1625"/>
    <w:rsid w:val="00AD7CA7"/>
    <w:rsid w:val="00AE15E6"/>
    <w:rsid w:val="00AE57DC"/>
    <w:rsid w:val="00AE66E3"/>
    <w:rsid w:val="00AF0A03"/>
    <w:rsid w:val="00AF0D8C"/>
    <w:rsid w:val="00AF161B"/>
    <w:rsid w:val="00AF16E9"/>
    <w:rsid w:val="00AF613E"/>
    <w:rsid w:val="00B02709"/>
    <w:rsid w:val="00B05CE6"/>
    <w:rsid w:val="00B0669A"/>
    <w:rsid w:val="00B068E7"/>
    <w:rsid w:val="00B06D8F"/>
    <w:rsid w:val="00B12AF4"/>
    <w:rsid w:val="00B14008"/>
    <w:rsid w:val="00B17BF8"/>
    <w:rsid w:val="00B25FA9"/>
    <w:rsid w:val="00B33878"/>
    <w:rsid w:val="00B40F38"/>
    <w:rsid w:val="00B41A05"/>
    <w:rsid w:val="00B42C61"/>
    <w:rsid w:val="00B432A3"/>
    <w:rsid w:val="00B45816"/>
    <w:rsid w:val="00B46429"/>
    <w:rsid w:val="00B549C1"/>
    <w:rsid w:val="00B55A12"/>
    <w:rsid w:val="00B57110"/>
    <w:rsid w:val="00B74AC0"/>
    <w:rsid w:val="00B75AE4"/>
    <w:rsid w:val="00B7637D"/>
    <w:rsid w:val="00B86F37"/>
    <w:rsid w:val="00B900CB"/>
    <w:rsid w:val="00B90419"/>
    <w:rsid w:val="00B91E69"/>
    <w:rsid w:val="00B962E6"/>
    <w:rsid w:val="00B96AF2"/>
    <w:rsid w:val="00B96B01"/>
    <w:rsid w:val="00BA72BE"/>
    <w:rsid w:val="00BB29FB"/>
    <w:rsid w:val="00BB4305"/>
    <w:rsid w:val="00BC3292"/>
    <w:rsid w:val="00BC5D77"/>
    <w:rsid w:val="00BC5E5D"/>
    <w:rsid w:val="00BC6B2E"/>
    <w:rsid w:val="00BD0072"/>
    <w:rsid w:val="00BE4439"/>
    <w:rsid w:val="00BE621C"/>
    <w:rsid w:val="00BE6E83"/>
    <w:rsid w:val="00BE777E"/>
    <w:rsid w:val="00BF0700"/>
    <w:rsid w:val="00BF25C6"/>
    <w:rsid w:val="00BF344F"/>
    <w:rsid w:val="00BF4EC8"/>
    <w:rsid w:val="00C0029E"/>
    <w:rsid w:val="00C030A0"/>
    <w:rsid w:val="00C071AB"/>
    <w:rsid w:val="00C106DB"/>
    <w:rsid w:val="00C12509"/>
    <w:rsid w:val="00C12809"/>
    <w:rsid w:val="00C12AD9"/>
    <w:rsid w:val="00C13218"/>
    <w:rsid w:val="00C16B01"/>
    <w:rsid w:val="00C201F3"/>
    <w:rsid w:val="00C20AA7"/>
    <w:rsid w:val="00C261C5"/>
    <w:rsid w:val="00C262B8"/>
    <w:rsid w:val="00C26893"/>
    <w:rsid w:val="00C30E81"/>
    <w:rsid w:val="00C311AF"/>
    <w:rsid w:val="00C35FC2"/>
    <w:rsid w:val="00C42951"/>
    <w:rsid w:val="00C44857"/>
    <w:rsid w:val="00C456D3"/>
    <w:rsid w:val="00C468DA"/>
    <w:rsid w:val="00C50B69"/>
    <w:rsid w:val="00C52D10"/>
    <w:rsid w:val="00C53A2B"/>
    <w:rsid w:val="00C54B47"/>
    <w:rsid w:val="00C550A8"/>
    <w:rsid w:val="00C57749"/>
    <w:rsid w:val="00C60EB7"/>
    <w:rsid w:val="00C639E1"/>
    <w:rsid w:val="00C750A6"/>
    <w:rsid w:val="00C75383"/>
    <w:rsid w:val="00C7577A"/>
    <w:rsid w:val="00C7693B"/>
    <w:rsid w:val="00C8032D"/>
    <w:rsid w:val="00C87BCD"/>
    <w:rsid w:val="00C92F04"/>
    <w:rsid w:val="00C9617F"/>
    <w:rsid w:val="00C9737C"/>
    <w:rsid w:val="00CB007D"/>
    <w:rsid w:val="00CB05C8"/>
    <w:rsid w:val="00CB63D8"/>
    <w:rsid w:val="00CB7F74"/>
    <w:rsid w:val="00CC0985"/>
    <w:rsid w:val="00CC326D"/>
    <w:rsid w:val="00CD3B29"/>
    <w:rsid w:val="00CD7A80"/>
    <w:rsid w:val="00CE0EE0"/>
    <w:rsid w:val="00CE1C30"/>
    <w:rsid w:val="00CE3F29"/>
    <w:rsid w:val="00CE5ECC"/>
    <w:rsid w:val="00CE68A4"/>
    <w:rsid w:val="00CF00FE"/>
    <w:rsid w:val="00CF1B86"/>
    <w:rsid w:val="00CF1D42"/>
    <w:rsid w:val="00CF20D0"/>
    <w:rsid w:val="00CF2480"/>
    <w:rsid w:val="00CF3B30"/>
    <w:rsid w:val="00D00D7F"/>
    <w:rsid w:val="00D05CB5"/>
    <w:rsid w:val="00D11AB3"/>
    <w:rsid w:val="00D24A1E"/>
    <w:rsid w:val="00D269FC"/>
    <w:rsid w:val="00D3138A"/>
    <w:rsid w:val="00D34E7A"/>
    <w:rsid w:val="00D42A32"/>
    <w:rsid w:val="00D43170"/>
    <w:rsid w:val="00D4445B"/>
    <w:rsid w:val="00D51969"/>
    <w:rsid w:val="00D55970"/>
    <w:rsid w:val="00D62D77"/>
    <w:rsid w:val="00D64889"/>
    <w:rsid w:val="00D64E0E"/>
    <w:rsid w:val="00D669AB"/>
    <w:rsid w:val="00D66E00"/>
    <w:rsid w:val="00D66E08"/>
    <w:rsid w:val="00D74115"/>
    <w:rsid w:val="00D743AE"/>
    <w:rsid w:val="00D74935"/>
    <w:rsid w:val="00D77873"/>
    <w:rsid w:val="00D84472"/>
    <w:rsid w:val="00D87E05"/>
    <w:rsid w:val="00D92221"/>
    <w:rsid w:val="00D922C6"/>
    <w:rsid w:val="00D93C44"/>
    <w:rsid w:val="00D97B0D"/>
    <w:rsid w:val="00DA7DC2"/>
    <w:rsid w:val="00DB6C7D"/>
    <w:rsid w:val="00DB6EA6"/>
    <w:rsid w:val="00DB75EF"/>
    <w:rsid w:val="00DC1F84"/>
    <w:rsid w:val="00DC6578"/>
    <w:rsid w:val="00DC659A"/>
    <w:rsid w:val="00DC72F6"/>
    <w:rsid w:val="00DD1CE0"/>
    <w:rsid w:val="00DD3C0D"/>
    <w:rsid w:val="00DD53EB"/>
    <w:rsid w:val="00DD5F86"/>
    <w:rsid w:val="00DD7FB4"/>
    <w:rsid w:val="00DF381B"/>
    <w:rsid w:val="00DF6620"/>
    <w:rsid w:val="00E01269"/>
    <w:rsid w:val="00E04E8C"/>
    <w:rsid w:val="00E05100"/>
    <w:rsid w:val="00E1210B"/>
    <w:rsid w:val="00E215FA"/>
    <w:rsid w:val="00E22909"/>
    <w:rsid w:val="00E2395A"/>
    <w:rsid w:val="00E26848"/>
    <w:rsid w:val="00E3404C"/>
    <w:rsid w:val="00E36A8F"/>
    <w:rsid w:val="00E40E39"/>
    <w:rsid w:val="00E44305"/>
    <w:rsid w:val="00E5257C"/>
    <w:rsid w:val="00E538F6"/>
    <w:rsid w:val="00E551C5"/>
    <w:rsid w:val="00E57294"/>
    <w:rsid w:val="00E57CB0"/>
    <w:rsid w:val="00E67073"/>
    <w:rsid w:val="00E74438"/>
    <w:rsid w:val="00E80162"/>
    <w:rsid w:val="00E819C3"/>
    <w:rsid w:val="00E86C10"/>
    <w:rsid w:val="00E87856"/>
    <w:rsid w:val="00E87DE7"/>
    <w:rsid w:val="00E90E6A"/>
    <w:rsid w:val="00E911E6"/>
    <w:rsid w:val="00E93E82"/>
    <w:rsid w:val="00E947F1"/>
    <w:rsid w:val="00E95848"/>
    <w:rsid w:val="00E95AFE"/>
    <w:rsid w:val="00E95FAE"/>
    <w:rsid w:val="00EA03C8"/>
    <w:rsid w:val="00EA4123"/>
    <w:rsid w:val="00EA6BD2"/>
    <w:rsid w:val="00EA7A4E"/>
    <w:rsid w:val="00EB0674"/>
    <w:rsid w:val="00EB47B0"/>
    <w:rsid w:val="00EB5CEC"/>
    <w:rsid w:val="00EB68D7"/>
    <w:rsid w:val="00EC3F96"/>
    <w:rsid w:val="00EC4EB3"/>
    <w:rsid w:val="00EC5DAA"/>
    <w:rsid w:val="00EC77E7"/>
    <w:rsid w:val="00ED0FCB"/>
    <w:rsid w:val="00ED3D7F"/>
    <w:rsid w:val="00ED5A52"/>
    <w:rsid w:val="00EE0DB8"/>
    <w:rsid w:val="00EE6A30"/>
    <w:rsid w:val="00EF1A07"/>
    <w:rsid w:val="00EF2618"/>
    <w:rsid w:val="00EF6A08"/>
    <w:rsid w:val="00F005B4"/>
    <w:rsid w:val="00F00D3B"/>
    <w:rsid w:val="00F01E17"/>
    <w:rsid w:val="00F0281E"/>
    <w:rsid w:val="00F05D0D"/>
    <w:rsid w:val="00F13084"/>
    <w:rsid w:val="00F16427"/>
    <w:rsid w:val="00F25037"/>
    <w:rsid w:val="00F25ADE"/>
    <w:rsid w:val="00F262DB"/>
    <w:rsid w:val="00F31D13"/>
    <w:rsid w:val="00F33AFB"/>
    <w:rsid w:val="00F35BCD"/>
    <w:rsid w:val="00F35E2A"/>
    <w:rsid w:val="00F36F4F"/>
    <w:rsid w:val="00F378E4"/>
    <w:rsid w:val="00F4557E"/>
    <w:rsid w:val="00F47483"/>
    <w:rsid w:val="00F50479"/>
    <w:rsid w:val="00F51D98"/>
    <w:rsid w:val="00F521C9"/>
    <w:rsid w:val="00F52FBD"/>
    <w:rsid w:val="00F5356C"/>
    <w:rsid w:val="00F56025"/>
    <w:rsid w:val="00F56790"/>
    <w:rsid w:val="00F6068F"/>
    <w:rsid w:val="00F6303F"/>
    <w:rsid w:val="00F639BC"/>
    <w:rsid w:val="00F7040F"/>
    <w:rsid w:val="00F805BE"/>
    <w:rsid w:val="00F84710"/>
    <w:rsid w:val="00F84EBB"/>
    <w:rsid w:val="00F86407"/>
    <w:rsid w:val="00F965C8"/>
    <w:rsid w:val="00F96923"/>
    <w:rsid w:val="00F96D2C"/>
    <w:rsid w:val="00F973B8"/>
    <w:rsid w:val="00FA1A48"/>
    <w:rsid w:val="00FB010A"/>
    <w:rsid w:val="00FB09C6"/>
    <w:rsid w:val="00FB36FF"/>
    <w:rsid w:val="00FC19D7"/>
    <w:rsid w:val="00FC2906"/>
    <w:rsid w:val="00FC53E1"/>
    <w:rsid w:val="00FC65C7"/>
    <w:rsid w:val="00FD0419"/>
    <w:rsid w:val="00FD0560"/>
    <w:rsid w:val="00FD12EE"/>
    <w:rsid w:val="00FD4D43"/>
    <w:rsid w:val="00FE348F"/>
    <w:rsid w:val="00FF218C"/>
    <w:rsid w:val="00FF2391"/>
    <w:rsid w:val="00FF6756"/>
    <w:rsid w:val="00FF6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261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Hyperlink" w:uiPriority="99"/>
    <w:lsdException w:name="No List"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A0752E"/>
    <w:pPr>
      <w:tabs>
        <w:tab w:val="right" w:pos="9360"/>
      </w:tabs>
    </w:pPr>
    <w:rPr>
      <w:rFonts w:ascii="Calibri" w:hAnsi="Calibri"/>
    </w:rPr>
  </w:style>
  <w:style w:type="paragraph" w:styleId="Heading1">
    <w:name w:val="heading 1"/>
    <w:basedOn w:val="Normal"/>
    <w:next w:val="Normal"/>
    <w:uiPriority w:val="9"/>
    <w:qFormat/>
    <w:rsid w:val="00B549C1"/>
    <w:pPr>
      <w:numPr>
        <w:numId w:val="5"/>
      </w:numPr>
      <w:tabs>
        <w:tab w:val="clear" w:pos="9360"/>
      </w:tabs>
      <w:spacing w:before="240" w:after="60"/>
      <w:ind w:left="518" w:hanging="518"/>
      <w:outlineLvl w:val="0"/>
    </w:pPr>
    <w:rPr>
      <w:b/>
      <w:kern w:val="28"/>
      <w:sz w:val="28"/>
    </w:rPr>
  </w:style>
  <w:style w:type="paragraph" w:styleId="Heading2">
    <w:name w:val="heading 2"/>
    <w:basedOn w:val="Normal"/>
    <w:next w:val="Normal"/>
    <w:uiPriority w:val="9"/>
    <w:qFormat/>
    <w:rsid w:val="00B549C1"/>
    <w:pPr>
      <w:keepNext/>
      <w:keepLines/>
      <w:numPr>
        <w:ilvl w:val="1"/>
        <w:numId w:val="6"/>
      </w:numPr>
      <w:tabs>
        <w:tab w:val="clear" w:pos="666"/>
        <w:tab w:val="clear" w:pos="9360"/>
        <w:tab w:val="num" w:pos="720"/>
      </w:tabs>
      <w:spacing w:before="240" w:after="60"/>
      <w:ind w:left="720" w:hanging="720"/>
      <w:outlineLvl w:val="1"/>
    </w:pPr>
    <w:rPr>
      <w:rFonts w:cs="Arial"/>
      <w:b/>
      <w:sz w:val="24"/>
    </w:rPr>
  </w:style>
  <w:style w:type="paragraph" w:styleId="Heading3">
    <w:name w:val="heading 3"/>
    <w:basedOn w:val="Normal"/>
    <w:next w:val="Normal"/>
    <w:uiPriority w:val="9"/>
    <w:qFormat/>
    <w:rsid w:val="008C662A"/>
    <w:pPr>
      <w:keepNext/>
      <w:keepLines/>
      <w:numPr>
        <w:ilvl w:val="2"/>
        <w:numId w:val="7"/>
      </w:numPr>
      <w:tabs>
        <w:tab w:val="clear" w:pos="2358"/>
        <w:tab w:val="clear" w:pos="9360"/>
        <w:tab w:val="left" w:pos="900"/>
      </w:tabs>
      <w:spacing w:before="240" w:after="60"/>
      <w:ind w:left="1800" w:hanging="1800"/>
      <w:outlineLvl w:val="2"/>
    </w:pPr>
    <w:rPr>
      <w:rFonts w:cs="Arial"/>
      <w:b/>
      <w:sz w:val="24"/>
    </w:rPr>
  </w:style>
  <w:style w:type="paragraph" w:styleId="Heading4">
    <w:name w:val="heading 4"/>
    <w:basedOn w:val="Normal"/>
    <w:next w:val="Normal"/>
    <w:uiPriority w:val="9"/>
    <w:qFormat/>
    <w:rsid w:val="008C662A"/>
    <w:pPr>
      <w:keepNext/>
      <w:keepLines/>
      <w:numPr>
        <w:ilvl w:val="3"/>
        <w:numId w:val="8"/>
      </w:numPr>
      <w:tabs>
        <w:tab w:val="clear" w:pos="4320"/>
        <w:tab w:val="clear" w:pos="9360"/>
        <w:tab w:val="num" w:pos="1530"/>
      </w:tabs>
      <w:spacing w:before="240" w:after="60"/>
      <w:ind w:left="1386" w:hanging="1386"/>
      <w:outlineLvl w:val="3"/>
    </w:pPr>
    <w:rPr>
      <w:rFonts w:cs="Arial"/>
      <w:b/>
      <w:sz w:val="24"/>
    </w:rPr>
  </w:style>
  <w:style w:type="paragraph" w:styleId="Heading5">
    <w:name w:val="heading 5"/>
    <w:basedOn w:val="Normal"/>
    <w:next w:val="Normal"/>
    <w:link w:val="Heading5Char"/>
    <w:uiPriority w:val="9"/>
    <w:qFormat/>
    <w:rsid w:val="00D74935"/>
    <w:pPr>
      <w:keepNext/>
      <w:numPr>
        <w:ilvl w:val="4"/>
        <w:numId w:val="9"/>
      </w:numPr>
      <w:tabs>
        <w:tab w:val="clear" w:pos="9360"/>
      </w:tabs>
      <w:spacing w:before="240" w:after="60"/>
      <w:outlineLvl w:val="4"/>
    </w:pPr>
    <w:rPr>
      <w:rFonts w:cs="Arial"/>
      <w:b/>
    </w:rPr>
  </w:style>
  <w:style w:type="paragraph" w:styleId="Heading6">
    <w:name w:val="heading 6"/>
    <w:basedOn w:val="Normal"/>
    <w:next w:val="Normal"/>
    <w:uiPriority w:val="9"/>
    <w:qFormat/>
    <w:rsid w:val="007D6D92"/>
    <w:pPr>
      <w:keepNext/>
      <w:numPr>
        <w:ilvl w:val="5"/>
        <w:numId w:val="10"/>
      </w:numPr>
      <w:tabs>
        <w:tab w:val="clear" w:pos="2772"/>
        <w:tab w:val="clear" w:pos="9360"/>
      </w:tabs>
      <w:spacing w:before="240" w:after="60"/>
      <w:ind w:left="1440" w:hanging="270"/>
      <w:outlineLvl w:val="5"/>
    </w:pPr>
    <w:rPr>
      <w:rFonts w:cs="Arial"/>
      <w:b/>
    </w:rPr>
  </w:style>
  <w:style w:type="paragraph" w:styleId="Heading7">
    <w:name w:val="heading 7"/>
    <w:basedOn w:val="Normal"/>
    <w:next w:val="Normal"/>
    <w:uiPriority w:val="9"/>
    <w:qFormat/>
    <w:rsid w:val="00424AF1"/>
    <w:pPr>
      <w:keepNext/>
      <w:numPr>
        <w:ilvl w:val="6"/>
        <w:numId w:val="11"/>
      </w:numPr>
      <w:tabs>
        <w:tab w:val="clear" w:pos="9360"/>
      </w:tabs>
      <w:spacing w:before="240" w:after="60"/>
      <w:outlineLvl w:val="6"/>
    </w:pPr>
    <w:rPr>
      <w:rFonts w:cs="Arial"/>
      <w:b/>
    </w:rPr>
  </w:style>
  <w:style w:type="paragraph" w:styleId="Heading8">
    <w:name w:val="heading 8"/>
    <w:basedOn w:val="Normal"/>
    <w:next w:val="Normal"/>
    <w:uiPriority w:val="9"/>
    <w:qFormat/>
    <w:rsid w:val="00A0752E"/>
    <w:pPr>
      <w:keepNext/>
      <w:numPr>
        <w:ilvl w:val="7"/>
        <w:numId w:val="12"/>
      </w:numPr>
      <w:tabs>
        <w:tab w:val="clear" w:pos="1530"/>
        <w:tab w:val="num" w:pos="1620"/>
      </w:tabs>
      <w:spacing w:before="240" w:after="60"/>
      <w:ind w:left="1620" w:hanging="1620"/>
      <w:outlineLvl w:val="7"/>
    </w:pPr>
    <w:rPr>
      <w:rFonts w:cs="Arial"/>
      <w:b/>
    </w:rPr>
  </w:style>
  <w:style w:type="paragraph" w:styleId="Heading9">
    <w:name w:val="heading 9"/>
    <w:aliases w:val="tt,table title"/>
    <w:basedOn w:val="Normal"/>
    <w:next w:val="Normal"/>
    <w:uiPriority w:val="9"/>
    <w:qFormat/>
    <w:rsid w:val="0047787C"/>
    <w:pPr>
      <w:keepNext/>
      <w:numPr>
        <w:ilvl w:val="8"/>
        <w:numId w:val="13"/>
      </w:numPr>
      <w:tabs>
        <w:tab w:val="clear" w:pos="1674"/>
        <w:tab w:val="num" w:pos="1800"/>
        <w:tab w:val="left" w:pos="3870"/>
      </w:tabs>
      <w:spacing w:before="240" w:after="60"/>
      <w:ind w:left="1800" w:hanging="180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Head">
    <w:name w:val="SecHead"/>
    <w:basedOn w:val="Normal"/>
    <w:autoRedefine/>
    <w:rsid w:val="00EA6BD2"/>
    <w:pPr>
      <w:spacing w:after="120"/>
    </w:pPr>
    <w:rPr>
      <w:rFonts w:ascii="Albertus Extra Bold" w:hAnsi="Albertus Extra Bold"/>
      <w:b/>
      <w:sz w:val="28"/>
    </w:rPr>
  </w:style>
  <w:style w:type="paragraph" w:customStyle="1" w:styleId="Figures">
    <w:name w:val="Figures"/>
    <w:basedOn w:val="BodyText"/>
    <w:next w:val="Normal"/>
    <w:rsid w:val="0047787C"/>
    <w:pPr>
      <w:tabs>
        <w:tab w:val="left" w:pos="3600"/>
        <w:tab w:val="left" w:pos="3960"/>
      </w:tabs>
      <w:spacing w:before="275" w:after="60"/>
      <w:ind w:left="1440"/>
    </w:pPr>
  </w:style>
  <w:style w:type="paragraph" w:styleId="BodyText">
    <w:name w:val="Body Text"/>
    <w:basedOn w:val="Normal"/>
    <w:autoRedefine/>
    <w:rsid w:val="0047787C"/>
    <w:pPr>
      <w:spacing w:before="120"/>
    </w:pPr>
  </w:style>
  <w:style w:type="paragraph" w:customStyle="1" w:styleId="Copyright1">
    <w:name w:val="Copyright1"/>
    <w:basedOn w:val="BodyText"/>
    <w:rsid w:val="0047787C"/>
    <w:pPr>
      <w:spacing w:before="115"/>
      <w:jc w:val="center"/>
    </w:pPr>
  </w:style>
  <w:style w:type="paragraph" w:customStyle="1" w:styleId="Copyright2">
    <w:name w:val="Copyright2"/>
    <w:basedOn w:val="Normal"/>
    <w:rsid w:val="0047787C"/>
    <w:pPr>
      <w:spacing w:before="120"/>
      <w:jc w:val="center"/>
    </w:pPr>
  </w:style>
  <w:style w:type="paragraph" w:styleId="TOC1">
    <w:name w:val="toc 1"/>
    <w:basedOn w:val="Normal"/>
    <w:next w:val="Normal"/>
    <w:autoRedefine/>
    <w:uiPriority w:val="39"/>
    <w:rsid w:val="0014647D"/>
    <w:pPr>
      <w:tabs>
        <w:tab w:val="clear" w:pos="9360"/>
        <w:tab w:val="left" w:pos="900"/>
        <w:tab w:val="right" w:leader="dot" w:pos="9350"/>
      </w:tabs>
      <w:spacing w:before="30" w:after="30"/>
    </w:pPr>
    <w:rPr>
      <w:rFonts w:cs="Arial"/>
      <w:b/>
      <w:bCs/>
      <w:iCs/>
      <w:caps/>
      <w:noProof/>
      <w:szCs w:val="28"/>
    </w:rPr>
  </w:style>
  <w:style w:type="paragraph" w:styleId="TOC2">
    <w:name w:val="toc 2"/>
    <w:basedOn w:val="Normal"/>
    <w:next w:val="Normal"/>
    <w:autoRedefine/>
    <w:uiPriority w:val="39"/>
    <w:rsid w:val="0014647D"/>
    <w:pPr>
      <w:tabs>
        <w:tab w:val="clear" w:pos="9360"/>
        <w:tab w:val="left" w:pos="900"/>
        <w:tab w:val="right" w:leader="dot" w:pos="9350"/>
      </w:tabs>
      <w:spacing w:before="30" w:after="30"/>
    </w:pPr>
    <w:rPr>
      <w:rFonts w:cs="Arial"/>
      <w:b/>
      <w:bCs/>
      <w:smallCaps/>
      <w:noProof/>
      <w:szCs w:val="22"/>
    </w:rPr>
  </w:style>
  <w:style w:type="paragraph" w:styleId="TOC3">
    <w:name w:val="toc 3"/>
    <w:basedOn w:val="Normal"/>
    <w:next w:val="Normal"/>
    <w:link w:val="TOC3Char"/>
    <w:autoRedefine/>
    <w:uiPriority w:val="39"/>
    <w:rsid w:val="0014647D"/>
    <w:pPr>
      <w:tabs>
        <w:tab w:val="clear" w:pos="9360"/>
        <w:tab w:val="left" w:pos="900"/>
        <w:tab w:val="right" w:leader="dot" w:pos="9350"/>
      </w:tabs>
    </w:pPr>
    <w:rPr>
      <w:rFonts w:cs="Arial"/>
      <w:noProof/>
      <w:szCs w:val="22"/>
    </w:rPr>
  </w:style>
  <w:style w:type="paragraph" w:styleId="TOC4">
    <w:name w:val="toc 4"/>
    <w:basedOn w:val="Normal"/>
    <w:next w:val="Normal"/>
    <w:autoRedefine/>
    <w:uiPriority w:val="39"/>
    <w:rsid w:val="0047787C"/>
    <w:pPr>
      <w:tabs>
        <w:tab w:val="clear" w:pos="9360"/>
        <w:tab w:val="left" w:pos="1350"/>
        <w:tab w:val="right" w:leader="dot" w:pos="9350"/>
      </w:tabs>
      <w:ind w:left="600"/>
    </w:pPr>
  </w:style>
  <w:style w:type="paragraph" w:styleId="TOC5">
    <w:name w:val="toc 5"/>
    <w:basedOn w:val="Normal"/>
    <w:next w:val="Normal"/>
    <w:autoRedefine/>
    <w:uiPriority w:val="39"/>
    <w:rsid w:val="0047787C"/>
    <w:pPr>
      <w:ind w:left="800"/>
    </w:pPr>
  </w:style>
  <w:style w:type="paragraph" w:styleId="ListBullet2">
    <w:name w:val="List Bullet 2"/>
    <w:basedOn w:val="Normal"/>
    <w:autoRedefine/>
    <w:rsid w:val="0047787C"/>
    <w:pPr>
      <w:numPr>
        <w:numId w:val="16"/>
      </w:numPr>
    </w:pPr>
  </w:style>
  <w:style w:type="paragraph" w:styleId="Header">
    <w:name w:val="header"/>
    <w:basedOn w:val="Normal"/>
    <w:link w:val="HeaderChar"/>
    <w:uiPriority w:val="99"/>
    <w:rsid w:val="0047787C"/>
    <w:pPr>
      <w:tabs>
        <w:tab w:val="center" w:pos="4320"/>
        <w:tab w:val="right" w:pos="8640"/>
      </w:tabs>
    </w:pPr>
  </w:style>
  <w:style w:type="paragraph" w:styleId="Footer">
    <w:name w:val="footer"/>
    <w:basedOn w:val="Normal"/>
    <w:rsid w:val="0047787C"/>
    <w:pPr>
      <w:tabs>
        <w:tab w:val="center" w:pos="4320"/>
        <w:tab w:val="right" w:pos="8640"/>
      </w:tabs>
    </w:pPr>
  </w:style>
  <w:style w:type="character" w:styleId="PageNumber">
    <w:name w:val="page number"/>
    <w:basedOn w:val="DefaultParagraphFont"/>
    <w:rsid w:val="0047787C"/>
  </w:style>
  <w:style w:type="character" w:styleId="Hyperlink">
    <w:name w:val="Hyperlink"/>
    <w:basedOn w:val="DefaultParagraphFont"/>
    <w:uiPriority w:val="99"/>
    <w:rsid w:val="0047787C"/>
    <w:rPr>
      <w:color w:val="0000FF"/>
      <w:u w:val="single"/>
    </w:rPr>
  </w:style>
  <w:style w:type="paragraph" w:customStyle="1" w:styleId="TemplateCharCharChar1">
    <w:name w:val="Template Char Char Char1"/>
    <w:basedOn w:val="Normal"/>
    <w:rsid w:val="0047787C"/>
    <w:rPr>
      <w:i/>
      <w:sz w:val="16"/>
    </w:rPr>
  </w:style>
  <w:style w:type="character" w:styleId="FollowedHyperlink">
    <w:name w:val="FollowedHyperlink"/>
    <w:basedOn w:val="DefaultParagraphFont"/>
    <w:rsid w:val="0047787C"/>
    <w:rPr>
      <w:color w:val="800080"/>
      <w:u w:val="single"/>
    </w:rPr>
  </w:style>
  <w:style w:type="paragraph" w:styleId="TOC6">
    <w:name w:val="toc 6"/>
    <w:basedOn w:val="Normal"/>
    <w:next w:val="Normal"/>
    <w:autoRedefine/>
    <w:uiPriority w:val="39"/>
    <w:rsid w:val="0047787C"/>
    <w:pPr>
      <w:ind w:left="1000"/>
    </w:pPr>
  </w:style>
  <w:style w:type="paragraph" w:styleId="TOC7">
    <w:name w:val="toc 7"/>
    <w:basedOn w:val="Normal"/>
    <w:next w:val="Normal"/>
    <w:autoRedefine/>
    <w:uiPriority w:val="39"/>
    <w:rsid w:val="0047787C"/>
    <w:pPr>
      <w:ind w:left="1200"/>
    </w:pPr>
  </w:style>
  <w:style w:type="paragraph" w:styleId="TOC8">
    <w:name w:val="toc 8"/>
    <w:basedOn w:val="Normal"/>
    <w:next w:val="Normal"/>
    <w:autoRedefine/>
    <w:uiPriority w:val="39"/>
    <w:rsid w:val="0047787C"/>
    <w:pPr>
      <w:ind w:left="1400"/>
    </w:pPr>
  </w:style>
  <w:style w:type="paragraph" w:styleId="TOC9">
    <w:name w:val="toc 9"/>
    <w:basedOn w:val="Normal"/>
    <w:next w:val="Normal"/>
    <w:autoRedefine/>
    <w:uiPriority w:val="39"/>
    <w:rsid w:val="0047787C"/>
    <w:pPr>
      <w:spacing w:before="30" w:after="30"/>
    </w:pPr>
  </w:style>
  <w:style w:type="paragraph" w:styleId="ListBullet">
    <w:name w:val="List Bullet"/>
    <w:basedOn w:val="Normal"/>
    <w:autoRedefine/>
    <w:rsid w:val="00772E7D"/>
    <w:pPr>
      <w:tabs>
        <w:tab w:val="clear" w:pos="9360"/>
        <w:tab w:val="left" w:pos="360"/>
        <w:tab w:val="left" w:pos="1710"/>
        <w:tab w:val="left" w:pos="2160"/>
        <w:tab w:val="left" w:pos="3960"/>
      </w:tabs>
      <w:outlineLvl w:val="0"/>
    </w:pPr>
    <w:rPr>
      <w:snapToGrid w:val="0"/>
      <w:kern w:val="16"/>
    </w:rPr>
  </w:style>
  <w:style w:type="paragraph" w:customStyle="1" w:styleId="bullet">
    <w:name w:val="bullet"/>
    <w:basedOn w:val="Normal"/>
    <w:rsid w:val="0047787C"/>
    <w:pPr>
      <w:numPr>
        <w:numId w:val="4"/>
      </w:numPr>
    </w:pPr>
  </w:style>
  <w:style w:type="paragraph" w:styleId="Index1">
    <w:name w:val="index 1"/>
    <w:basedOn w:val="Normal"/>
    <w:next w:val="Normal"/>
    <w:autoRedefine/>
    <w:semiHidden/>
    <w:rsid w:val="0047787C"/>
    <w:pPr>
      <w:numPr>
        <w:numId w:val="14"/>
      </w:numPr>
      <w:tabs>
        <w:tab w:val="left" w:pos="1710"/>
        <w:tab w:val="left" w:pos="2160"/>
      </w:tabs>
      <w:ind w:right="115"/>
      <w:outlineLvl w:val="0"/>
    </w:pPr>
    <w:rPr>
      <w:snapToGrid w:val="0"/>
      <w:kern w:val="16"/>
    </w:rPr>
  </w:style>
  <w:style w:type="character" w:customStyle="1" w:styleId="TemplateChar">
    <w:name w:val="Template Char"/>
    <w:basedOn w:val="DefaultParagraphFont"/>
    <w:rsid w:val="0047787C"/>
    <w:rPr>
      <w:i/>
      <w:sz w:val="16"/>
      <w:lang w:val="en-US" w:eastAsia="en-US" w:bidi="ar-SA"/>
    </w:rPr>
  </w:style>
  <w:style w:type="paragraph" w:styleId="Index3">
    <w:name w:val="index 3"/>
    <w:basedOn w:val="Normal"/>
    <w:next w:val="Normal"/>
    <w:autoRedefine/>
    <w:semiHidden/>
    <w:rsid w:val="0047787C"/>
    <w:pPr>
      <w:numPr>
        <w:numId w:val="15"/>
      </w:numPr>
      <w:tabs>
        <w:tab w:val="left" w:pos="1710"/>
        <w:tab w:val="left" w:pos="2160"/>
      </w:tabs>
      <w:ind w:right="115"/>
      <w:outlineLvl w:val="0"/>
    </w:pPr>
    <w:rPr>
      <w:snapToGrid w:val="0"/>
      <w:kern w:val="16"/>
    </w:rPr>
  </w:style>
  <w:style w:type="paragraph" w:styleId="BalloonText">
    <w:name w:val="Balloon Text"/>
    <w:basedOn w:val="Normal"/>
    <w:semiHidden/>
    <w:rsid w:val="0047787C"/>
    <w:rPr>
      <w:rFonts w:ascii="Tahoma" w:hAnsi="Tahoma"/>
      <w:sz w:val="16"/>
      <w:szCs w:val="16"/>
    </w:rPr>
  </w:style>
  <w:style w:type="character" w:customStyle="1" w:styleId="TemplateCharCharChar1Char">
    <w:name w:val="Template Char Char Char1 Char"/>
    <w:basedOn w:val="DefaultParagraphFont"/>
    <w:rsid w:val="0047787C"/>
    <w:rPr>
      <w:i/>
      <w:sz w:val="16"/>
      <w:lang w:val="en-US" w:eastAsia="en-US" w:bidi="ar-SA"/>
    </w:rPr>
  </w:style>
  <w:style w:type="paragraph" w:customStyle="1" w:styleId="TemplateCharCharChar">
    <w:name w:val="Template Char Char Char"/>
    <w:basedOn w:val="Template"/>
    <w:rsid w:val="0047787C"/>
    <w:pPr>
      <w:numPr>
        <w:numId w:val="1"/>
      </w:numPr>
    </w:pPr>
  </w:style>
  <w:style w:type="character" w:customStyle="1" w:styleId="TemplateCharCharCharChar">
    <w:name w:val="Template Char Char Char Char"/>
    <w:basedOn w:val="DefaultParagraphFont"/>
    <w:rsid w:val="0047787C"/>
    <w:rPr>
      <w:i/>
      <w:sz w:val="16"/>
      <w:lang w:val="en-US" w:eastAsia="en-US" w:bidi="ar-SA"/>
    </w:rPr>
  </w:style>
  <w:style w:type="paragraph" w:customStyle="1" w:styleId="Template">
    <w:name w:val="Template"/>
    <w:basedOn w:val="Normal"/>
    <w:next w:val="Normal"/>
    <w:link w:val="TemplateChar1"/>
    <w:rsid w:val="0021553A"/>
    <w:pPr>
      <w:keepNext/>
    </w:pPr>
    <w:rPr>
      <w:rFonts w:cs="Arial"/>
      <w:iCs/>
      <w:vanish/>
      <w:sz w:val="16"/>
    </w:rPr>
  </w:style>
  <w:style w:type="paragraph" w:customStyle="1" w:styleId="templatealpha">
    <w:name w:val="template alpha"/>
    <w:basedOn w:val="Normal"/>
    <w:rsid w:val="00510C86"/>
    <w:pPr>
      <w:keepNext/>
      <w:keepLines/>
      <w:numPr>
        <w:numId w:val="17"/>
      </w:numPr>
    </w:pPr>
    <w:rPr>
      <w:rFonts w:cs="Arial"/>
      <w:i/>
      <w:iCs/>
      <w:snapToGrid w:val="0"/>
      <w:vanish/>
      <w:color w:val="0000FF"/>
      <w:sz w:val="16"/>
      <w:szCs w:val="16"/>
    </w:rPr>
  </w:style>
  <w:style w:type="paragraph" w:customStyle="1" w:styleId="BodyTextBullet-1">
    <w:name w:val="Body Text Bullet-1"/>
    <w:basedOn w:val="Normal"/>
    <w:next w:val="BodyText"/>
    <w:rsid w:val="0047787C"/>
    <w:pPr>
      <w:numPr>
        <w:ilvl w:val="1"/>
        <w:numId w:val="3"/>
      </w:numPr>
      <w:spacing w:before="120"/>
    </w:pPr>
    <w:rPr>
      <w:szCs w:val="24"/>
    </w:rPr>
  </w:style>
  <w:style w:type="paragraph" w:styleId="Caption">
    <w:name w:val="caption"/>
    <w:basedOn w:val="Normal"/>
    <w:next w:val="Normal"/>
    <w:rsid w:val="0047787C"/>
    <w:pPr>
      <w:spacing w:before="120" w:after="120"/>
    </w:pPr>
    <w:rPr>
      <w:b/>
      <w:bCs/>
    </w:rPr>
  </w:style>
  <w:style w:type="paragraph" w:customStyle="1" w:styleId="CaptionF">
    <w:name w:val="CaptionF"/>
    <w:basedOn w:val="Caption"/>
    <w:next w:val="Normal"/>
    <w:rsid w:val="0047787C"/>
    <w:pPr>
      <w:jc w:val="center"/>
    </w:pPr>
  </w:style>
  <w:style w:type="character" w:styleId="FootnoteReference">
    <w:name w:val="footnote reference"/>
    <w:basedOn w:val="DefaultParagraphFont"/>
    <w:semiHidden/>
    <w:rsid w:val="0047787C"/>
    <w:rPr>
      <w:vertAlign w:val="superscript"/>
    </w:rPr>
  </w:style>
  <w:style w:type="paragraph" w:styleId="FootnoteText">
    <w:name w:val="footnote text"/>
    <w:basedOn w:val="Normal"/>
    <w:semiHidden/>
    <w:rsid w:val="0047787C"/>
  </w:style>
  <w:style w:type="paragraph" w:styleId="TableofFigures">
    <w:name w:val="table of figures"/>
    <w:basedOn w:val="Normal"/>
    <w:next w:val="Normal"/>
    <w:semiHidden/>
    <w:rsid w:val="0047787C"/>
    <w:pPr>
      <w:ind w:left="400" w:hanging="400"/>
    </w:pPr>
  </w:style>
  <w:style w:type="paragraph" w:customStyle="1" w:styleId="Tabletext">
    <w:name w:val="Tabletext"/>
    <w:basedOn w:val="Normal"/>
    <w:rsid w:val="0047787C"/>
    <w:pPr>
      <w:keepLines/>
      <w:widowControl w:val="0"/>
      <w:spacing w:after="120" w:line="240" w:lineRule="atLeast"/>
    </w:pPr>
  </w:style>
  <w:style w:type="paragraph" w:customStyle="1" w:styleId="TOC3A">
    <w:name w:val="TOC 3A"/>
    <w:basedOn w:val="TOC3"/>
    <w:link w:val="TOC3AChar"/>
    <w:autoRedefine/>
    <w:rsid w:val="00247304"/>
    <w:pPr>
      <w:tabs>
        <w:tab w:val="clear" w:pos="900"/>
      </w:tabs>
    </w:pPr>
    <w:rPr>
      <w:rFonts w:cs="Times New Roman"/>
      <w:szCs w:val="24"/>
    </w:rPr>
  </w:style>
  <w:style w:type="character" w:customStyle="1" w:styleId="TOC3Char">
    <w:name w:val="TOC 3 Char"/>
    <w:basedOn w:val="DefaultParagraphFont"/>
    <w:link w:val="TOC3"/>
    <w:rsid w:val="00247304"/>
    <w:rPr>
      <w:rFonts w:ascii="Arial" w:hAnsi="Arial" w:cs="Arial"/>
      <w:noProof/>
      <w:szCs w:val="22"/>
      <w:lang w:val="en-US" w:eastAsia="en-US" w:bidi="ar-SA"/>
    </w:rPr>
  </w:style>
  <w:style w:type="character" w:customStyle="1" w:styleId="TOC3AChar">
    <w:name w:val="TOC 3A Char"/>
    <w:basedOn w:val="TOC3Char"/>
    <w:link w:val="TOC3A"/>
    <w:rsid w:val="00247304"/>
    <w:rPr>
      <w:rFonts w:ascii="Arial" w:hAnsi="Arial" w:cs="Arial"/>
      <w:noProof/>
      <w:szCs w:val="24"/>
      <w:lang w:val="en-US" w:eastAsia="en-US" w:bidi="ar-SA"/>
    </w:rPr>
  </w:style>
  <w:style w:type="paragraph" w:customStyle="1" w:styleId="StyleTemplateItalicBlue">
    <w:name w:val="Style Template + Italic Blue"/>
    <w:basedOn w:val="Template"/>
    <w:link w:val="StyleTemplateItalicBlueChar"/>
    <w:rsid w:val="00CB63D8"/>
    <w:rPr>
      <w:i/>
      <w:color w:val="0000FF"/>
      <w:szCs w:val="16"/>
    </w:rPr>
  </w:style>
  <w:style w:type="character" w:customStyle="1" w:styleId="TemplateChar1">
    <w:name w:val="Template Char1"/>
    <w:basedOn w:val="DefaultParagraphFont"/>
    <w:link w:val="Template"/>
    <w:rsid w:val="00CB63D8"/>
    <w:rPr>
      <w:rFonts w:ascii="Arial" w:hAnsi="Arial" w:cs="Arial"/>
      <w:iCs/>
      <w:vanish/>
      <w:sz w:val="16"/>
      <w:lang w:val="en-US" w:eastAsia="en-US" w:bidi="ar-SA"/>
    </w:rPr>
  </w:style>
  <w:style w:type="character" w:customStyle="1" w:styleId="StyleTemplateItalicBlueChar">
    <w:name w:val="Style Template + Italic Blue Char"/>
    <w:basedOn w:val="TemplateChar1"/>
    <w:link w:val="StyleTemplateItalicBlue"/>
    <w:rsid w:val="00CB63D8"/>
    <w:rPr>
      <w:rFonts w:ascii="Arial" w:hAnsi="Arial" w:cs="Arial"/>
      <w:i/>
      <w:iCs/>
      <w:vanish/>
      <w:color w:val="0000FF"/>
      <w:sz w:val="16"/>
      <w:szCs w:val="16"/>
      <w:lang w:val="en-US" w:eastAsia="en-US" w:bidi="ar-SA"/>
    </w:rPr>
  </w:style>
  <w:style w:type="paragraph" w:customStyle="1" w:styleId="normalweb10">
    <w:name w:val="normalweb10"/>
    <w:basedOn w:val="Normal"/>
    <w:rsid w:val="00630D68"/>
    <w:pPr>
      <w:tabs>
        <w:tab w:val="clear" w:pos="9360"/>
      </w:tabs>
      <w:spacing w:after="90"/>
    </w:pPr>
    <w:rPr>
      <w:rFonts w:ascii="Verdana" w:hAnsi="Verdana"/>
      <w:color w:val="000000"/>
      <w:sz w:val="24"/>
      <w:szCs w:val="24"/>
    </w:rPr>
  </w:style>
  <w:style w:type="paragraph" w:customStyle="1" w:styleId="Style7">
    <w:name w:val="Style7"/>
    <w:basedOn w:val="Normal"/>
    <w:rsid w:val="001A0343"/>
    <w:pPr>
      <w:numPr>
        <w:ilvl w:val="2"/>
        <w:numId w:val="2"/>
      </w:numPr>
      <w:tabs>
        <w:tab w:val="clear" w:pos="9360"/>
      </w:tabs>
      <w:spacing w:before="240" w:after="60"/>
      <w:ind w:left="1267" w:hanging="1267"/>
    </w:pPr>
    <w:rPr>
      <w:rFonts w:cs="Arial"/>
      <w:sz w:val="24"/>
      <w:szCs w:val="24"/>
    </w:rPr>
  </w:style>
  <w:style w:type="paragraph" w:customStyle="1" w:styleId="Style8">
    <w:name w:val="Style8"/>
    <w:basedOn w:val="Normal"/>
    <w:rsid w:val="001A0343"/>
    <w:pPr>
      <w:tabs>
        <w:tab w:val="clear" w:pos="9360"/>
        <w:tab w:val="num" w:pos="1080"/>
      </w:tabs>
      <w:spacing w:before="240" w:after="60"/>
      <w:ind w:left="1080" w:hanging="360"/>
    </w:pPr>
    <w:rPr>
      <w:rFonts w:cs="Arial"/>
      <w:sz w:val="24"/>
      <w:szCs w:val="24"/>
    </w:rPr>
  </w:style>
  <w:style w:type="paragraph" w:customStyle="1" w:styleId="Style9">
    <w:name w:val="Style9"/>
    <w:basedOn w:val="Normal"/>
    <w:rsid w:val="001A0343"/>
    <w:pPr>
      <w:tabs>
        <w:tab w:val="clear" w:pos="9360"/>
        <w:tab w:val="num" w:pos="1080"/>
      </w:tabs>
      <w:spacing w:before="240" w:after="60"/>
      <w:ind w:left="1080" w:hanging="360"/>
    </w:pPr>
    <w:rPr>
      <w:rFonts w:cs="Arial"/>
      <w:sz w:val="24"/>
      <w:szCs w:val="24"/>
    </w:rPr>
  </w:style>
  <w:style w:type="table" w:styleId="TableGrid">
    <w:name w:val="Table Grid"/>
    <w:basedOn w:val="TableNormal"/>
    <w:uiPriority w:val="59"/>
    <w:rsid w:val="001A0343"/>
    <w:pPr>
      <w:tabs>
        <w:tab w:val="right" w:pos="9360"/>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12809"/>
    <w:rPr>
      <w:color w:val="808080"/>
    </w:rPr>
  </w:style>
  <w:style w:type="paragraph" w:customStyle="1" w:styleId="templatenotes">
    <w:name w:val="template notes"/>
    <w:basedOn w:val="StyleTemplateItalicBlue"/>
    <w:link w:val="templatenotesChar"/>
    <w:qFormat/>
    <w:rsid w:val="00765CDF"/>
    <w:rPr>
      <w:vanish w:val="0"/>
    </w:rPr>
  </w:style>
  <w:style w:type="character" w:customStyle="1" w:styleId="templatenotesChar">
    <w:name w:val="template notes Char"/>
    <w:basedOn w:val="StyleTemplateItalicBlueChar"/>
    <w:link w:val="templatenotes"/>
    <w:rsid w:val="00765CDF"/>
    <w:rPr>
      <w:rFonts w:ascii="Arial" w:hAnsi="Arial" w:cs="Arial"/>
      <w:i/>
      <w:iCs/>
      <w:vanish/>
      <w:color w:val="0000FF"/>
      <w:sz w:val="16"/>
      <w:szCs w:val="16"/>
      <w:lang w:val="en-US" w:eastAsia="en-US" w:bidi="ar-SA"/>
    </w:rPr>
  </w:style>
  <w:style w:type="paragraph" w:styleId="ListParagraph">
    <w:name w:val="List Paragraph"/>
    <w:basedOn w:val="Normal"/>
    <w:uiPriority w:val="34"/>
    <w:qFormat/>
    <w:rsid w:val="00A0752E"/>
    <w:pPr>
      <w:numPr>
        <w:numId w:val="18"/>
      </w:numPr>
      <w:contextualSpacing/>
    </w:pPr>
  </w:style>
  <w:style w:type="character" w:customStyle="1" w:styleId="HeaderChar">
    <w:name w:val="Header Char"/>
    <w:basedOn w:val="DefaultParagraphFont"/>
    <w:link w:val="Header"/>
    <w:uiPriority w:val="99"/>
    <w:rsid w:val="009A4F18"/>
    <w:rPr>
      <w:rFonts w:ascii="Calibri" w:hAnsi="Calibri"/>
    </w:rPr>
  </w:style>
  <w:style w:type="paragraph" w:customStyle="1" w:styleId="SimpleList">
    <w:name w:val="Simple List"/>
    <w:basedOn w:val="ListParagraph"/>
    <w:qFormat/>
    <w:rsid w:val="000846EC"/>
    <w:pPr>
      <w:numPr>
        <w:numId w:val="31"/>
      </w:numPr>
      <w:contextualSpacing w:val="0"/>
    </w:pPr>
    <w:rPr>
      <w:rFonts w:asciiTheme="minorHAnsi" w:hAnsiTheme="minorHAnsi"/>
    </w:rPr>
  </w:style>
  <w:style w:type="character" w:styleId="CommentReference">
    <w:name w:val="annotation reference"/>
    <w:basedOn w:val="DefaultParagraphFont"/>
    <w:rsid w:val="009F6A6F"/>
    <w:rPr>
      <w:sz w:val="16"/>
      <w:szCs w:val="16"/>
    </w:rPr>
  </w:style>
  <w:style w:type="paragraph" w:styleId="CommentText">
    <w:name w:val="annotation text"/>
    <w:basedOn w:val="Normal"/>
    <w:link w:val="CommentTextChar"/>
    <w:rsid w:val="009F6A6F"/>
  </w:style>
  <w:style w:type="character" w:customStyle="1" w:styleId="CommentTextChar">
    <w:name w:val="Comment Text Char"/>
    <w:basedOn w:val="DefaultParagraphFont"/>
    <w:link w:val="CommentText"/>
    <w:rsid w:val="009F6A6F"/>
    <w:rPr>
      <w:rFonts w:ascii="Calibri" w:hAnsi="Calibri"/>
    </w:rPr>
  </w:style>
  <w:style w:type="paragraph" w:styleId="CommentSubject">
    <w:name w:val="annotation subject"/>
    <w:basedOn w:val="CommentText"/>
    <w:next w:val="CommentText"/>
    <w:link w:val="CommentSubjectChar"/>
    <w:rsid w:val="009F6A6F"/>
    <w:rPr>
      <w:b/>
      <w:bCs/>
    </w:rPr>
  </w:style>
  <w:style w:type="character" w:customStyle="1" w:styleId="CommentSubjectChar">
    <w:name w:val="Comment Subject Char"/>
    <w:basedOn w:val="CommentTextChar"/>
    <w:link w:val="CommentSubject"/>
    <w:rsid w:val="009F6A6F"/>
    <w:rPr>
      <w:rFonts w:ascii="Calibri" w:hAnsi="Calibri"/>
      <w:b/>
      <w:bCs/>
    </w:rPr>
  </w:style>
  <w:style w:type="character" w:customStyle="1" w:styleId="Heading5Char">
    <w:name w:val="Heading 5 Char"/>
    <w:basedOn w:val="DefaultParagraphFont"/>
    <w:link w:val="Heading5"/>
    <w:uiPriority w:val="9"/>
    <w:rsid w:val="00FF6756"/>
    <w:rPr>
      <w:rFonts w:ascii="Calibri" w:hAnsi="Calibri" w:cs="Arial"/>
      <w:b/>
    </w:rPr>
  </w:style>
  <w:style w:type="paragraph" w:styleId="Revision">
    <w:name w:val="Revision"/>
    <w:hidden/>
    <w:uiPriority w:val="99"/>
    <w:semiHidden/>
    <w:rsid w:val="00FB36FF"/>
    <w:rPr>
      <w:rFonts w:ascii="Calibri" w:hAnsi="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Hyperlink" w:uiPriority="99"/>
    <w:lsdException w:name="No List"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A0752E"/>
    <w:pPr>
      <w:tabs>
        <w:tab w:val="right" w:pos="9360"/>
      </w:tabs>
    </w:pPr>
    <w:rPr>
      <w:rFonts w:ascii="Calibri" w:hAnsi="Calibri"/>
    </w:rPr>
  </w:style>
  <w:style w:type="paragraph" w:styleId="Heading1">
    <w:name w:val="heading 1"/>
    <w:basedOn w:val="Normal"/>
    <w:next w:val="Normal"/>
    <w:uiPriority w:val="9"/>
    <w:qFormat/>
    <w:rsid w:val="00B549C1"/>
    <w:pPr>
      <w:numPr>
        <w:numId w:val="5"/>
      </w:numPr>
      <w:tabs>
        <w:tab w:val="clear" w:pos="9360"/>
      </w:tabs>
      <w:spacing w:before="240" w:after="60"/>
      <w:ind w:left="518" w:hanging="518"/>
      <w:outlineLvl w:val="0"/>
    </w:pPr>
    <w:rPr>
      <w:b/>
      <w:kern w:val="28"/>
      <w:sz w:val="28"/>
    </w:rPr>
  </w:style>
  <w:style w:type="paragraph" w:styleId="Heading2">
    <w:name w:val="heading 2"/>
    <w:basedOn w:val="Normal"/>
    <w:next w:val="Normal"/>
    <w:uiPriority w:val="9"/>
    <w:qFormat/>
    <w:rsid w:val="00B549C1"/>
    <w:pPr>
      <w:keepNext/>
      <w:keepLines/>
      <w:numPr>
        <w:ilvl w:val="1"/>
        <w:numId w:val="6"/>
      </w:numPr>
      <w:tabs>
        <w:tab w:val="clear" w:pos="666"/>
        <w:tab w:val="clear" w:pos="9360"/>
        <w:tab w:val="num" w:pos="720"/>
      </w:tabs>
      <w:spacing w:before="240" w:after="60"/>
      <w:ind w:left="720" w:hanging="720"/>
      <w:outlineLvl w:val="1"/>
    </w:pPr>
    <w:rPr>
      <w:rFonts w:cs="Arial"/>
      <w:b/>
      <w:sz w:val="24"/>
    </w:rPr>
  </w:style>
  <w:style w:type="paragraph" w:styleId="Heading3">
    <w:name w:val="heading 3"/>
    <w:basedOn w:val="Normal"/>
    <w:next w:val="Normal"/>
    <w:uiPriority w:val="9"/>
    <w:qFormat/>
    <w:rsid w:val="008C662A"/>
    <w:pPr>
      <w:keepNext/>
      <w:keepLines/>
      <w:numPr>
        <w:ilvl w:val="2"/>
        <w:numId w:val="7"/>
      </w:numPr>
      <w:tabs>
        <w:tab w:val="clear" w:pos="2358"/>
        <w:tab w:val="clear" w:pos="9360"/>
        <w:tab w:val="left" w:pos="900"/>
      </w:tabs>
      <w:spacing w:before="240" w:after="60"/>
      <w:ind w:left="1800" w:hanging="1800"/>
      <w:outlineLvl w:val="2"/>
    </w:pPr>
    <w:rPr>
      <w:rFonts w:cs="Arial"/>
      <w:b/>
      <w:sz w:val="24"/>
    </w:rPr>
  </w:style>
  <w:style w:type="paragraph" w:styleId="Heading4">
    <w:name w:val="heading 4"/>
    <w:basedOn w:val="Normal"/>
    <w:next w:val="Normal"/>
    <w:uiPriority w:val="9"/>
    <w:qFormat/>
    <w:rsid w:val="008C662A"/>
    <w:pPr>
      <w:keepNext/>
      <w:keepLines/>
      <w:numPr>
        <w:ilvl w:val="3"/>
        <w:numId w:val="8"/>
      </w:numPr>
      <w:tabs>
        <w:tab w:val="clear" w:pos="4320"/>
        <w:tab w:val="clear" w:pos="9360"/>
        <w:tab w:val="num" w:pos="1530"/>
      </w:tabs>
      <w:spacing w:before="240" w:after="60"/>
      <w:ind w:left="1386" w:hanging="1386"/>
      <w:outlineLvl w:val="3"/>
    </w:pPr>
    <w:rPr>
      <w:rFonts w:cs="Arial"/>
      <w:b/>
      <w:sz w:val="24"/>
    </w:rPr>
  </w:style>
  <w:style w:type="paragraph" w:styleId="Heading5">
    <w:name w:val="heading 5"/>
    <w:basedOn w:val="Normal"/>
    <w:next w:val="Normal"/>
    <w:link w:val="Heading5Char"/>
    <w:uiPriority w:val="9"/>
    <w:qFormat/>
    <w:rsid w:val="00D74935"/>
    <w:pPr>
      <w:keepNext/>
      <w:numPr>
        <w:ilvl w:val="4"/>
        <w:numId w:val="9"/>
      </w:numPr>
      <w:tabs>
        <w:tab w:val="clear" w:pos="9360"/>
      </w:tabs>
      <w:spacing w:before="240" w:after="60"/>
      <w:outlineLvl w:val="4"/>
    </w:pPr>
    <w:rPr>
      <w:rFonts w:cs="Arial"/>
      <w:b/>
    </w:rPr>
  </w:style>
  <w:style w:type="paragraph" w:styleId="Heading6">
    <w:name w:val="heading 6"/>
    <w:basedOn w:val="Normal"/>
    <w:next w:val="Normal"/>
    <w:uiPriority w:val="9"/>
    <w:qFormat/>
    <w:rsid w:val="007D6D92"/>
    <w:pPr>
      <w:keepNext/>
      <w:numPr>
        <w:ilvl w:val="5"/>
        <w:numId w:val="10"/>
      </w:numPr>
      <w:tabs>
        <w:tab w:val="clear" w:pos="2772"/>
        <w:tab w:val="clear" w:pos="9360"/>
      </w:tabs>
      <w:spacing w:before="240" w:after="60"/>
      <w:ind w:left="1440" w:hanging="270"/>
      <w:outlineLvl w:val="5"/>
    </w:pPr>
    <w:rPr>
      <w:rFonts w:cs="Arial"/>
      <w:b/>
    </w:rPr>
  </w:style>
  <w:style w:type="paragraph" w:styleId="Heading7">
    <w:name w:val="heading 7"/>
    <w:basedOn w:val="Normal"/>
    <w:next w:val="Normal"/>
    <w:uiPriority w:val="9"/>
    <w:qFormat/>
    <w:rsid w:val="00424AF1"/>
    <w:pPr>
      <w:keepNext/>
      <w:numPr>
        <w:ilvl w:val="6"/>
        <w:numId w:val="11"/>
      </w:numPr>
      <w:tabs>
        <w:tab w:val="clear" w:pos="9360"/>
      </w:tabs>
      <w:spacing w:before="240" w:after="60"/>
      <w:outlineLvl w:val="6"/>
    </w:pPr>
    <w:rPr>
      <w:rFonts w:cs="Arial"/>
      <w:b/>
    </w:rPr>
  </w:style>
  <w:style w:type="paragraph" w:styleId="Heading8">
    <w:name w:val="heading 8"/>
    <w:basedOn w:val="Normal"/>
    <w:next w:val="Normal"/>
    <w:uiPriority w:val="9"/>
    <w:qFormat/>
    <w:rsid w:val="00A0752E"/>
    <w:pPr>
      <w:keepNext/>
      <w:numPr>
        <w:ilvl w:val="7"/>
        <w:numId w:val="12"/>
      </w:numPr>
      <w:tabs>
        <w:tab w:val="clear" w:pos="1530"/>
        <w:tab w:val="num" w:pos="1620"/>
      </w:tabs>
      <w:spacing w:before="240" w:after="60"/>
      <w:ind w:left="1620" w:hanging="1620"/>
      <w:outlineLvl w:val="7"/>
    </w:pPr>
    <w:rPr>
      <w:rFonts w:cs="Arial"/>
      <w:b/>
    </w:rPr>
  </w:style>
  <w:style w:type="paragraph" w:styleId="Heading9">
    <w:name w:val="heading 9"/>
    <w:aliases w:val="tt,table title"/>
    <w:basedOn w:val="Normal"/>
    <w:next w:val="Normal"/>
    <w:uiPriority w:val="9"/>
    <w:qFormat/>
    <w:rsid w:val="0047787C"/>
    <w:pPr>
      <w:keepNext/>
      <w:numPr>
        <w:ilvl w:val="8"/>
        <w:numId w:val="13"/>
      </w:numPr>
      <w:tabs>
        <w:tab w:val="clear" w:pos="1674"/>
        <w:tab w:val="num" w:pos="1800"/>
        <w:tab w:val="left" w:pos="3870"/>
      </w:tabs>
      <w:spacing w:before="240" w:after="60"/>
      <w:ind w:left="1800" w:hanging="180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Head">
    <w:name w:val="SecHead"/>
    <w:basedOn w:val="Normal"/>
    <w:autoRedefine/>
    <w:rsid w:val="00EA6BD2"/>
    <w:pPr>
      <w:spacing w:after="120"/>
    </w:pPr>
    <w:rPr>
      <w:rFonts w:ascii="Albertus Extra Bold" w:hAnsi="Albertus Extra Bold"/>
      <w:b/>
      <w:sz w:val="28"/>
    </w:rPr>
  </w:style>
  <w:style w:type="paragraph" w:customStyle="1" w:styleId="Figures">
    <w:name w:val="Figures"/>
    <w:basedOn w:val="BodyText"/>
    <w:next w:val="Normal"/>
    <w:rsid w:val="0047787C"/>
    <w:pPr>
      <w:tabs>
        <w:tab w:val="left" w:pos="3600"/>
        <w:tab w:val="left" w:pos="3960"/>
      </w:tabs>
      <w:spacing w:before="275" w:after="60"/>
      <w:ind w:left="1440"/>
    </w:pPr>
  </w:style>
  <w:style w:type="paragraph" w:styleId="BodyText">
    <w:name w:val="Body Text"/>
    <w:basedOn w:val="Normal"/>
    <w:autoRedefine/>
    <w:rsid w:val="0047787C"/>
    <w:pPr>
      <w:spacing w:before="120"/>
    </w:pPr>
  </w:style>
  <w:style w:type="paragraph" w:customStyle="1" w:styleId="Copyright1">
    <w:name w:val="Copyright1"/>
    <w:basedOn w:val="BodyText"/>
    <w:rsid w:val="0047787C"/>
    <w:pPr>
      <w:spacing w:before="115"/>
      <w:jc w:val="center"/>
    </w:pPr>
  </w:style>
  <w:style w:type="paragraph" w:customStyle="1" w:styleId="Copyright2">
    <w:name w:val="Copyright2"/>
    <w:basedOn w:val="Normal"/>
    <w:rsid w:val="0047787C"/>
    <w:pPr>
      <w:spacing w:before="120"/>
      <w:jc w:val="center"/>
    </w:pPr>
  </w:style>
  <w:style w:type="paragraph" w:styleId="TOC1">
    <w:name w:val="toc 1"/>
    <w:basedOn w:val="Normal"/>
    <w:next w:val="Normal"/>
    <w:autoRedefine/>
    <w:uiPriority w:val="39"/>
    <w:rsid w:val="0014647D"/>
    <w:pPr>
      <w:tabs>
        <w:tab w:val="clear" w:pos="9360"/>
        <w:tab w:val="left" w:pos="900"/>
        <w:tab w:val="right" w:leader="dot" w:pos="9350"/>
      </w:tabs>
      <w:spacing w:before="30" w:after="30"/>
    </w:pPr>
    <w:rPr>
      <w:rFonts w:cs="Arial"/>
      <w:b/>
      <w:bCs/>
      <w:iCs/>
      <w:caps/>
      <w:noProof/>
      <w:szCs w:val="28"/>
    </w:rPr>
  </w:style>
  <w:style w:type="paragraph" w:styleId="TOC2">
    <w:name w:val="toc 2"/>
    <w:basedOn w:val="Normal"/>
    <w:next w:val="Normal"/>
    <w:autoRedefine/>
    <w:uiPriority w:val="39"/>
    <w:rsid w:val="0014647D"/>
    <w:pPr>
      <w:tabs>
        <w:tab w:val="clear" w:pos="9360"/>
        <w:tab w:val="left" w:pos="900"/>
        <w:tab w:val="right" w:leader="dot" w:pos="9350"/>
      </w:tabs>
      <w:spacing w:before="30" w:after="30"/>
    </w:pPr>
    <w:rPr>
      <w:rFonts w:cs="Arial"/>
      <w:b/>
      <w:bCs/>
      <w:smallCaps/>
      <w:noProof/>
      <w:szCs w:val="22"/>
    </w:rPr>
  </w:style>
  <w:style w:type="paragraph" w:styleId="TOC3">
    <w:name w:val="toc 3"/>
    <w:basedOn w:val="Normal"/>
    <w:next w:val="Normal"/>
    <w:link w:val="TOC3Char"/>
    <w:autoRedefine/>
    <w:uiPriority w:val="39"/>
    <w:rsid w:val="0014647D"/>
    <w:pPr>
      <w:tabs>
        <w:tab w:val="clear" w:pos="9360"/>
        <w:tab w:val="left" w:pos="900"/>
        <w:tab w:val="right" w:leader="dot" w:pos="9350"/>
      </w:tabs>
    </w:pPr>
    <w:rPr>
      <w:rFonts w:cs="Arial"/>
      <w:noProof/>
      <w:szCs w:val="22"/>
    </w:rPr>
  </w:style>
  <w:style w:type="paragraph" w:styleId="TOC4">
    <w:name w:val="toc 4"/>
    <w:basedOn w:val="Normal"/>
    <w:next w:val="Normal"/>
    <w:autoRedefine/>
    <w:uiPriority w:val="39"/>
    <w:rsid w:val="0047787C"/>
    <w:pPr>
      <w:tabs>
        <w:tab w:val="clear" w:pos="9360"/>
        <w:tab w:val="left" w:pos="1350"/>
        <w:tab w:val="right" w:leader="dot" w:pos="9350"/>
      </w:tabs>
      <w:ind w:left="600"/>
    </w:pPr>
  </w:style>
  <w:style w:type="paragraph" w:styleId="TOC5">
    <w:name w:val="toc 5"/>
    <w:basedOn w:val="Normal"/>
    <w:next w:val="Normal"/>
    <w:autoRedefine/>
    <w:uiPriority w:val="39"/>
    <w:rsid w:val="0047787C"/>
    <w:pPr>
      <w:ind w:left="800"/>
    </w:pPr>
  </w:style>
  <w:style w:type="paragraph" w:styleId="ListBullet2">
    <w:name w:val="List Bullet 2"/>
    <w:basedOn w:val="Normal"/>
    <w:autoRedefine/>
    <w:rsid w:val="0047787C"/>
    <w:pPr>
      <w:numPr>
        <w:numId w:val="16"/>
      </w:numPr>
    </w:pPr>
  </w:style>
  <w:style w:type="paragraph" w:styleId="Header">
    <w:name w:val="header"/>
    <w:basedOn w:val="Normal"/>
    <w:link w:val="HeaderChar"/>
    <w:uiPriority w:val="99"/>
    <w:rsid w:val="0047787C"/>
    <w:pPr>
      <w:tabs>
        <w:tab w:val="center" w:pos="4320"/>
        <w:tab w:val="right" w:pos="8640"/>
      </w:tabs>
    </w:pPr>
  </w:style>
  <w:style w:type="paragraph" w:styleId="Footer">
    <w:name w:val="footer"/>
    <w:basedOn w:val="Normal"/>
    <w:rsid w:val="0047787C"/>
    <w:pPr>
      <w:tabs>
        <w:tab w:val="center" w:pos="4320"/>
        <w:tab w:val="right" w:pos="8640"/>
      </w:tabs>
    </w:pPr>
  </w:style>
  <w:style w:type="character" w:styleId="PageNumber">
    <w:name w:val="page number"/>
    <w:basedOn w:val="DefaultParagraphFont"/>
    <w:rsid w:val="0047787C"/>
  </w:style>
  <w:style w:type="character" w:styleId="Hyperlink">
    <w:name w:val="Hyperlink"/>
    <w:basedOn w:val="DefaultParagraphFont"/>
    <w:uiPriority w:val="99"/>
    <w:rsid w:val="0047787C"/>
    <w:rPr>
      <w:color w:val="0000FF"/>
      <w:u w:val="single"/>
    </w:rPr>
  </w:style>
  <w:style w:type="paragraph" w:customStyle="1" w:styleId="TemplateCharCharChar1">
    <w:name w:val="Template Char Char Char1"/>
    <w:basedOn w:val="Normal"/>
    <w:rsid w:val="0047787C"/>
    <w:rPr>
      <w:i/>
      <w:sz w:val="16"/>
    </w:rPr>
  </w:style>
  <w:style w:type="character" w:styleId="FollowedHyperlink">
    <w:name w:val="FollowedHyperlink"/>
    <w:basedOn w:val="DefaultParagraphFont"/>
    <w:rsid w:val="0047787C"/>
    <w:rPr>
      <w:color w:val="800080"/>
      <w:u w:val="single"/>
    </w:rPr>
  </w:style>
  <w:style w:type="paragraph" w:styleId="TOC6">
    <w:name w:val="toc 6"/>
    <w:basedOn w:val="Normal"/>
    <w:next w:val="Normal"/>
    <w:autoRedefine/>
    <w:uiPriority w:val="39"/>
    <w:rsid w:val="0047787C"/>
    <w:pPr>
      <w:ind w:left="1000"/>
    </w:pPr>
  </w:style>
  <w:style w:type="paragraph" w:styleId="TOC7">
    <w:name w:val="toc 7"/>
    <w:basedOn w:val="Normal"/>
    <w:next w:val="Normal"/>
    <w:autoRedefine/>
    <w:uiPriority w:val="39"/>
    <w:rsid w:val="0047787C"/>
    <w:pPr>
      <w:ind w:left="1200"/>
    </w:pPr>
  </w:style>
  <w:style w:type="paragraph" w:styleId="TOC8">
    <w:name w:val="toc 8"/>
    <w:basedOn w:val="Normal"/>
    <w:next w:val="Normal"/>
    <w:autoRedefine/>
    <w:uiPriority w:val="39"/>
    <w:rsid w:val="0047787C"/>
    <w:pPr>
      <w:ind w:left="1400"/>
    </w:pPr>
  </w:style>
  <w:style w:type="paragraph" w:styleId="TOC9">
    <w:name w:val="toc 9"/>
    <w:basedOn w:val="Normal"/>
    <w:next w:val="Normal"/>
    <w:autoRedefine/>
    <w:uiPriority w:val="39"/>
    <w:rsid w:val="0047787C"/>
    <w:pPr>
      <w:spacing w:before="30" w:after="30"/>
    </w:pPr>
  </w:style>
  <w:style w:type="paragraph" w:styleId="ListBullet">
    <w:name w:val="List Bullet"/>
    <w:basedOn w:val="Normal"/>
    <w:autoRedefine/>
    <w:rsid w:val="00772E7D"/>
    <w:pPr>
      <w:tabs>
        <w:tab w:val="clear" w:pos="9360"/>
        <w:tab w:val="left" w:pos="360"/>
        <w:tab w:val="left" w:pos="1710"/>
        <w:tab w:val="left" w:pos="2160"/>
        <w:tab w:val="left" w:pos="3960"/>
      </w:tabs>
      <w:outlineLvl w:val="0"/>
    </w:pPr>
    <w:rPr>
      <w:snapToGrid w:val="0"/>
      <w:kern w:val="16"/>
    </w:rPr>
  </w:style>
  <w:style w:type="paragraph" w:customStyle="1" w:styleId="bullet">
    <w:name w:val="bullet"/>
    <w:basedOn w:val="Normal"/>
    <w:rsid w:val="0047787C"/>
    <w:pPr>
      <w:numPr>
        <w:numId w:val="4"/>
      </w:numPr>
    </w:pPr>
  </w:style>
  <w:style w:type="paragraph" w:styleId="Index1">
    <w:name w:val="index 1"/>
    <w:basedOn w:val="Normal"/>
    <w:next w:val="Normal"/>
    <w:autoRedefine/>
    <w:semiHidden/>
    <w:rsid w:val="0047787C"/>
    <w:pPr>
      <w:numPr>
        <w:numId w:val="14"/>
      </w:numPr>
      <w:tabs>
        <w:tab w:val="left" w:pos="1710"/>
        <w:tab w:val="left" w:pos="2160"/>
      </w:tabs>
      <w:ind w:right="115"/>
      <w:outlineLvl w:val="0"/>
    </w:pPr>
    <w:rPr>
      <w:snapToGrid w:val="0"/>
      <w:kern w:val="16"/>
    </w:rPr>
  </w:style>
  <w:style w:type="character" w:customStyle="1" w:styleId="TemplateChar">
    <w:name w:val="Template Char"/>
    <w:basedOn w:val="DefaultParagraphFont"/>
    <w:rsid w:val="0047787C"/>
    <w:rPr>
      <w:i/>
      <w:sz w:val="16"/>
      <w:lang w:val="en-US" w:eastAsia="en-US" w:bidi="ar-SA"/>
    </w:rPr>
  </w:style>
  <w:style w:type="paragraph" w:styleId="Index3">
    <w:name w:val="index 3"/>
    <w:basedOn w:val="Normal"/>
    <w:next w:val="Normal"/>
    <w:autoRedefine/>
    <w:semiHidden/>
    <w:rsid w:val="0047787C"/>
    <w:pPr>
      <w:numPr>
        <w:numId w:val="15"/>
      </w:numPr>
      <w:tabs>
        <w:tab w:val="left" w:pos="1710"/>
        <w:tab w:val="left" w:pos="2160"/>
      </w:tabs>
      <w:ind w:right="115"/>
      <w:outlineLvl w:val="0"/>
    </w:pPr>
    <w:rPr>
      <w:snapToGrid w:val="0"/>
      <w:kern w:val="16"/>
    </w:rPr>
  </w:style>
  <w:style w:type="paragraph" w:styleId="BalloonText">
    <w:name w:val="Balloon Text"/>
    <w:basedOn w:val="Normal"/>
    <w:semiHidden/>
    <w:rsid w:val="0047787C"/>
    <w:rPr>
      <w:rFonts w:ascii="Tahoma" w:hAnsi="Tahoma"/>
      <w:sz w:val="16"/>
      <w:szCs w:val="16"/>
    </w:rPr>
  </w:style>
  <w:style w:type="character" w:customStyle="1" w:styleId="TemplateCharCharChar1Char">
    <w:name w:val="Template Char Char Char1 Char"/>
    <w:basedOn w:val="DefaultParagraphFont"/>
    <w:rsid w:val="0047787C"/>
    <w:rPr>
      <w:i/>
      <w:sz w:val="16"/>
      <w:lang w:val="en-US" w:eastAsia="en-US" w:bidi="ar-SA"/>
    </w:rPr>
  </w:style>
  <w:style w:type="paragraph" w:customStyle="1" w:styleId="TemplateCharCharChar">
    <w:name w:val="Template Char Char Char"/>
    <w:basedOn w:val="Template"/>
    <w:rsid w:val="0047787C"/>
    <w:pPr>
      <w:numPr>
        <w:numId w:val="1"/>
      </w:numPr>
    </w:pPr>
  </w:style>
  <w:style w:type="character" w:customStyle="1" w:styleId="TemplateCharCharCharChar">
    <w:name w:val="Template Char Char Char Char"/>
    <w:basedOn w:val="DefaultParagraphFont"/>
    <w:rsid w:val="0047787C"/>
    <w:rPr>
      <w:i/>
      <w:sz w:val="16"/>
      <w:lang w:val="en-US" w:eastAsia="en-US" w:bidi="ar-SA"/>
    </w:rPr>
  </w:style>
  <w:style w:type="paragraph" w:customStyle="1" w:styleId="Template">
    <w:name w:val="Template"/>
    <w:basedOn w:val="Normal"/>
    <w:next w:val="Normal"/>
    <w:link w:val="TemplateChar1"/>
    <w:rsid w:val="0021553A"/>
    <w:pPr>
      <w:keepNext/>
    </w:pPr>
    <w:rPr>
      <w:rFonts w:cs="Arial"/>
      <w:iCs/>
      <w:vanish/>
      <w:sz w:val="16"/>
    </w:rPr>
  </w:style>
  <w:style w:type="paragraph" w:customStyle="1" w:styleId="templatealpha">
    <w:name w:val="template alpha"/>
    <w:basedOn w:val="Normal"/>
    <w:rsid w:val="00510C86"/>
    <w:pPr>
      <w:keepNext/>
      <w:keepLines/>
      <w:numPr>
        <w:numId w:val="17"/>
      </w:numPr>
    </w:pPr>
    <w:rPr>
      <w:rFonts w:cs="Arial"/>
      <w:i/>
      <w:iCs/>
      <w:snapToGrid w:val="0"/>
      <w:vanish/>
      <w:color w:val="0000FF"/>
      <w:sz w:val="16"/>
      <w:szCs w:val="16"/>
    </w:rPr>
  </w:style>
  <w:style w:type="paragraph" w:customStyle="1" w:styleId="BodyTextBullet-1">
    <w:name w:val="Body Text Bullet-1"/>
    <w:basedOn w:val="Normal"/>
    <w:next w:val="BodyText"/>
    <w:rsid w:val="0047787C"/>
    <w:pPr>
      <w:numPr>
        <w:ilvl w:val="1"/>
        <w:numId w:val="3"/>
      </w:numPr>
      <w:spacing w:before="120"/>
    </w:pPr>
    <w:rPr>
      <w:szCs w:val="24"/>
    </w:rPr>
  </w:style>
  <w:style w:type="paragraph" w:styleId="Caption">
    <w:name w:val="caption"/>
    <w:basedOn w:val="Normal"/>
    <w:next w:val="Normal"/>
    <w:rsid w:val="0047787C"/>
    <w:pPr>
      <w:spacing w:before="120" w:after="120"/>
    </w:pPr>
    <w:rPr>
      <w:b/>
      <w:bCs/>
    </w:rPr>
  </w:style>
  <w:style w:type="paragraph" w:customStyle="1" w:styleId="CaptionF">
    <w:name w:val="CaptionF"/>
    <w:basedOn w:val="Caption"/>
    <w:next w:val="Normal"/>
    <w:rsid w:val="0047787C"/>
    <w:pPr>
      <w:jc w:val="center"/>
    </w:pPr>
  </w:style>
  <w:style w:type="character" w:styleId="FootnoteReference">
    <w:name w:val="footnote reference"/>
    <w:basedOn w:val="DefaultParagraphFont"/>
    <w:semiHidden/>
    <w:rsid w:val="0047787C"/>
    <w:rPr>
      <w:vertAlign w:val="superscript"/>
    </w:rPr>
  </w:style>
  <w:style w:type="paragraph" w:styleId="FootnoteText">
    <w:name w:val="footnote text"/>
    <w:basedOn w:val="Normal"/>
    <w:semiHidden/>
    <w:rsid w:val="0047787C"/>
  </w:style>
  <w:style w:type="paragraph" w:styleId="TableofFigures">
    <w:name w:val="table of figures"/>
    <w:basedOn w:val="Normal"/>
    <w:next w:val="Normal"/>
    <w:semiHidden/>
    <w:rsid w:val="0047787C"/>
    <w:pPr>
      <w:ind w:left="400" w:hanging="400"/>
    </w:pPr>
  </w:style>
  <w:style w:type="paragraph" w:customStyle="1" w:styleId="Tabletext">
    <w:name w:val="Tabletext"/>
    <w:basedOn w:val="Normal"/>
    <w:rsid w:val="0047787C"/>
    <w:pPr>
      <w:keepLines/>
      <w:widowControl w:val="0"/>
      <w:spacing w:after="120" w:line="240" w:lineRule="atLeast"/>
    </w:pPr>
  </w:style>
  <w:style w:type="paragraph" w:customStyle="1" w:styleId="TOC3A">
    <w:name w:val="TOC 3A"/>
    <w:basedOn w:val="TOC3"/>
    <w:link w:val="TOC3AChar"/>
    <w:autoRedefine/>
    <w:rsid w:val="00247304"/>
    <w:pPr>
      <w:tabs>
        <w:tab w:val="clear" w:pos="900"/>
      </w:tabs>
    </w:pPr>
    <w:rPr>
      <w:rFonts w:cs="Times New Roman"/>
      <w:szCs w:val="24"/>
    </w:rPr>
  </w:style>
  <w:style w:type="character" w:customStyle="1" w:styleId="TOC3Char">
    <w:name w:val="TOC 3 Char"/>
    <w:basedOn w:val="DefaultParagraphFont"/>
    <w:link w:val="TOC3"/>
    <w:rsid w:val="00247304"/>
    <w:rPr>
      <w:rFonts w:ascii="Arial" w:hAnsi="Arial" w:cs="Arial"/>
      <w:noProof/>
      <w:szCs w:val="22"/>
      <w:lang w:val="en-US" w:eastAsia="en-US" w:bidi="ar-SA"/>
    </w:rPr>
  </w:style>
  <w:style w:type="character" w:customStyle="1" w:styleId="TOC3AChar">
    <w:name w:val="TOC 3A Char"/>
    <w:basedOn w:val="TOC3Char"/>
    <w:link w:val="TOC3A"/>
    <w:rsid w:val="00247304"/>
    <w:rPr>
      <w:rFonts w:ascii="Arial" w:hAnsi="Arial" w:cs="Arial"/>
      <w:noProof/>
      <w:szCs w:val="24"/>
      <w:lang w:val="en-US" w:eastAsia="en-US" w:bidi="ar-SA"/>
    </w:rPr>
  </w:style>
  <w:style w:type="paragraph" w:customStyle="1" w:styleId="StyleTemplateItalicBlue">
    <w:name w:val="Style Template + Italic Blue"/>
    <w:basedOn w:val="Template"/>
    <w:link w:val="StyleTemplateItalicBlueChar"/>
    <w:rsid w:val="00CB63D8"/>
    <w:rPr>
      <w:i/>
      <w:color w:val="0000FF"/>
      <w:szCs w:val="16"/>
    </w:rPr>
  </w:style>
  <w:style w:type="character" w:customStyle="1" w:styleId="TemplateChar1">
    <w:name w:val="Template Char1"/>
    <w:basedOn w:val="DefaultParagraphFont"/>
    <w:link w:val="Template"/>
    <w:rsid w:val="00CB63D8"/>
    <w:rPr>
      <w:rFonts w:ascii="Arial" w:hAnsi="Arial" w:cs="Arial"/>
      <w:iCs/>
      <w:vanish/>
      <w:sz w:val="16"/>
      <w:lang w:val="en-US" w:eastAsia="en-US" w:bidi="ar-SA"/>
    </w:rPr>
  </w:style>
  <w:style w:type="character" w:customStyle="1" w:styleId="StyleTemplateItalicBlueChar">
    <w:name w:val="Style Template + Italic Blue Char"/>
    <w:basedOn w:val="TemplateChar1"/>
    <w:link w:val="StyleTemplateItalicBlue"/>
    <w:rsid w:val="00CB63D8"/>
    <w:rPr>
      <w:rFonts w:ascii="Arial" w:hAnsi="Arial" w:cs="Arial"/>
      <w:i/>
      <w:iCs/>
      <w:vanish/>
      <w:color w:val="0000FF"/>
      <w:sz w:val="16"/>
      <w:szCs w:val="16"/>
      <w:lang w:val="en-US" w:eastAsia="en-US" w:bidi="ar-SA"/>
    </w:rPr>
  </w:style>
  <w:style w:type="paragraph" w:customStyle="1" w:styleId="normalweb10">
    <w:name w:val="normalweb10"/>
    <w:basedOn w:val="Normal"/>
    <w:rsid w:val="00630D68"/>
    <w:pPr>
      <w:tabs>
        <w:tab w:val="clear" w:pos="9360"/>
      </w:tabs>
      <w:spacing w:after="90"/>
    </w:pPr>
    <w:rPr>
      <w:rFonts w:ascii="Verdana" w:hAnsi="Verdana"/>
      <w:color w:val="000000"/>
      <w:sz w:val="24"/>
      <w:szCs w:val="24"/>
    </w:rPr>
  </w:style>
  <w:style w:type="paragraph" w:customStyle="1" w:styleId="Style7">
    <w:name w:val="Style7"/>
    <w:basedOn w:val="Normal"/>
    <w:rsid w:val="001A0343"/>
    <w:pPr>
      <w:numPr>
        <w:ilvl w:val="2"/>
        <w:numId w:val="2"/>
      </w:numPr>
      <w:tabs>
        <w:tab w:val="clear" w:pos="9360"/>
      </w:tabs>
      <w:spacing w:before="240" w:after="60"/>
      <w:ind w:left="1267" w:hanging="1267"/>
    </w:pPr>
    <w:rPr>
      <w:rFonts w:cs="Arial"/>
      <w:sz w:val="24"/>
      <w:szCs w:val="24"/>
    </w:rPr>
  </w:style>
  <w:style w:type="paragraph" w:customStyle="1" w:styleId="Style8">
    <w:name w:val="Style8"/>
    <w:basedOn w:val="Normal"/>
    <w:rsid w:val="001A0343"/>
    <w:pPr>
      <w:tabs>
        <w:tab w:val="clear" w:pos="9360"/>
        <w:tab w:val="num" w:pos="1080"/>
      </w:tabs>
      <w:spacing w:before="240" w:after="60"/>
      <w:ind w:left="1080" w:hanging="360"/>
    </w:pPr>
    <w:rPr>
      <w:rFonts w:cs="Arial"/>
      <w:sz w:val="24"/>
      <w:szCs w:val="24"/>
    </w:rPr>
  </w:style>
  <w:style w:type="paragraph" w:customStyle="1" w:styleId="Style9">
    <w:name w:val="Style9"/>
    <w:basedOn w:val="Normal"/>
    <w:rsid w:val="001A0343"/>
    <w:pPr>
      <w:tabs>
        <w:tab w:val="clear" w:pos="9360"/>
        <w:tab w:val="num" w:pos="1080"/>
      </w:tabs>
      <w:spacing w:before="240" w:after="60"/>
      <w:ind w:left="1080" w:hanging="360"/>
    </w:pPr>
    <w:rPr>
      <w:rFonts w:cs="Arial"/>
      <w:sz w:val="24"/>
      <w:szCs w:val="24"/>
    </w:rPr>
  </w:style>
  <w:style w:type="table" w:styleId="TableGrid">
    <w:name w:val="Table Grid"/>
    <w:basedOn w:val="TableNormal"/>
    <w:uiPriority w:val="59"/>
    <w:rsid w:val="001A0343"/>
    <w:pPr>
      <w:tabs>
        <w:tab w:val="right" w:pos="9360"/>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12809"/>
    <w:rPr>
      <w:color w:val="808080"/>
    </w:rPr>
  </w:style>
  <w:style w:type="paragraph" w:customStyle="1" w:styleId="templatenotes">
    <w:name w:val="template notes"/>
    <w:basedOn w:val="StyleTemplateItalicBlue"/>
    <w:link w:val="templatenotesChar"/>
    <w:qFormat/>
    <w:rsid w:val="00765CDF"/>
    <w:rPr>
      <w:vanish w:val="0"/>
    </w:rPr>
  </w:style>
  <w:style w:type="character" w:customStyle="1" w:styleId="templatenotesChar">
    <w:name w:val="template notes Char"/>
    <w:basedOn w:val="StyleTemplateItalicBlueChar"/>
    <w:link w:val="templatenotes"/>
    <w:rsid w:val="00765CDF"/>
    <w:rPr>
      <w:rFonts w:ascii="Arial" w:hAnsi="Arial" w:cs="Arial"/>
      <w:i/>
      <w:iCs/>
      <w:vanish/>
      <w:color w:val="0000FF"/>
      <w:sz w:val="16"/>
      <w:szCs w:val="16"/>
      <w:lang w:val="en-US" w:eastAsia="en-US" w:bidi="ar-SA"/>
    </w:rPr>
  </w:style>
  <w:style w:type="paragraph" w:styleId="ListParagraph">
    <w:name w:val="List Paragraph"/>
    <w:basedOn w:val="Normal"/>
    <w:uiPriority w:val="34"/>
    <w:qFormat/>
    <w:rsid w:val="00A0752E"/>
    <w:pPr>
      <w:numPr>
        <w:numId w:val="18"/>
      </w:numPr>
      <w:contextualSpacing/>
    </w:pPr>
  </w:style>
  <w:style w:type="character" w:customStyle="1" w:styleId="HeaderChar">
    <w:name w:val="Header Char"/>
    <w:basedOn w:val="DefaultParagraphFont"/>
    <w:link w:val="Header"/>
    <w:uiPriority w:val="99"/>
    <w:rsid w:val="009A4F18"/>
    <w:rPr>
      <w:rFonts w:ascii="Calibri" w:hAnsi="Calibri"/>
    </w:rPr>
  </w:style>
  <w:style w:type="paragraph" w:customStyle="1" w:styleId="SimpleList">
    <w:name w:val="Simple List"/>
    <w:basedOn w:val="ListParagraph"/>
    <w:qFormat/>
    <w:rsid w:val="000846EC"/>
    <w:pPr>
      <w:numPr>
        <w:numId w:val="31"/>
      </w:numPr>
      <w:contextualSpacing w:val="0"/>
    </w:pPr>
    <w:rPr>
      <w:rFonts w:asciiTheme="minorHAnsi" w:hAnsiTheme="minorHAnsi"/>
    </w:rPr>
  </w:style>
  <w:style w:type="character" w:styleId="CommentReference">
    <w:name w:val="annotation reference"/>
    <w:basedOn w:val="DefaultParagraphFont"/>
    <w:rsid w:val="009F6A6F"/>
    <w:rPr>
      <w:sz w:val="16"/>
      <w:szCs w:val="16"/>
    </w:rPr>
  </w:style>
  <w:style w:type="paragraph" w:styleId="CommentText">
    <w:name w:val="annotation text"/>
    <w:basedOn w:val="Normal"/>
    <w:link w:val="CommentTextChar"/>
    <w:rsid w:val="009F6A6F"/>
  </w:style>
  <w:style w:type="character" w:customStyle="1" w:styleId="CommentTextChar">
    <w:name w:val="Comment Text Char"/>
    <w:basedOn w:val="DefaultParagraphFont"/>
    <w:link w:val="CommentText"/>
    <w:rsid w:val="009F6A6F"/>
    <w:rPr>
      <w:rFonts w:ascii="Calibri" w:hAnsi="Calibri"/>
    </w:rPr>
  </w:style>
  <w:style w:type="paragraph" w:styleId="CommentSubject">
    <w:name w:val="annotation subject"/>
    <w:basedOn w:val="CommentText"/>
    <w:next w:val="CommentText"/>
    <w:link w:val="CommentSubjectChar"/>
    <w:rsid w:val="009F6A6F"/>
    <w:rPr>
      <w:b/>
      <w:bCs/>
    </w:rPr>
  </w:style>
  <w:style w:type="character" w:customStyle="1" w:styleId="CommentSubjectChar">
    <w:name w:val="Comment Subject Char"/>
    <w:basedOn w:val="CommentTextChar"/>
    <w:link w:val="CommentSubject"/>
    <w:rsid w:val="009F6A6F"/>
    <w:rPr>
      <w:rFonts w:ascii="Calibri" w:hAnsi="Calibri"/>
      <w:b/>
      <w:bCs/>
    </w:rPr>
  </w:style>
  <w:style w:type="character" w:customStyle="1" w:styleId="Heading5Char">
    <w:name w:val="Heading 5 Char"/>
    <w:basedOn w:val="DefaultParagraphFont"/>
    <w:link w:val="Heading5"/>
    <w:uiPriority w:val="9"/>
    <w:rsid w:val="00FF6756"/>
    <w:rPr>
      <w:rFonts w:ascii="Calibri" w:hAnsi="Calibri" w:cs="Arial"/>
      <w:b/>
    </w:rPr>
  </w:style>
  <w:style w:type="paragraph" w:styleId="Revision">
    <w:name w:val="Revision"/>
    <w:hidden/>
    <w:uiPriority w:val="99"/>
    <w:semiHidden/>
    <w:rsid w:val="00FB36FF"/>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59282">
      <w:bodyDiv w:val="1"/>
      <w:marLeft w:val="0"/>
      <w:marRight w:val="0"/>
      <w:marTop w:val="0"/>
      <w:marBottom w:val="0"/>
      <w:divBdr>
        <w:top w:val="none" w:sz="0" w:space="0" w:color="auto"/>
        <w:left w:val="none" w:sz="0" w:space="0" w:color="auto"/>
        <w:bottom w:val="none" w:sz="0" w:space="0" w:color="auto"/>
        <w:right w:val="none" w:sz="0" w:space="0" w:color="auto"/>
      </w:divBdr>
    </w:div>
    <w:div w:id="72288160">
      <w:bodyDiv w:val="1"/>
      <w:marLeft w:val="0"/>
      <w:marRight w:val="0"/>
      <w:marTop w:val="0"/>
      <w:marBottom w:val="0"/>
      <w:divBdr>
        <w:top w:val="none" w:sz="0" w:space="0" w:color="auto"/>
        <w:left w:val="none" w:sz="0" w:space="0" w:color="auto"/>
        <w:bottom w:val="none" w:sz="0" w:space="0" w:color="auto"/>
        <w:right w:val="none" w:sz="0" w:space="0" w:color="auto"/>
      </w:divBdr>
    </w:div>
    <w:div w:id="125391787">
      <w:bodyDiv w:val="1"/>
      <w:marLeft w:val="0"/>
      <w:marRight w:val="0"/>
      <w:marTop w:val="0"/>
      <w:marBottom w:val="0"/>
      <w:divBdr>
        <w:top w:val="none" w:sz="0" w:space="0" w:color="auto"/>
        <w:left w:val="none" w:sz="0" w:space="0" w:color="auto"/>
        <w:bottom w:val="none" w:sz="0" w:space="0" w:color="auto"/>
        <w:right w:val="none" w:sz="0" w:space="0" w:color="auto"/>
      </w:divBdr>
    </w:div>
    <w:div w:id="164436951">
      <w:bodyDiv w:val="1"/>
      <w:marLeft w:val="0"/>
      <w:marRight w:val="0"/>
      <w:marTop w:val="0"/>
      <w:marBottom w:val="0"/>
      <w:divBdr>
        <w:top w:val="none" w:sz="0" w:space="0" w:color="auto"/>
        <w:left w:val="none" w:sz="0" w:space="0" w:color="auto"/>
        <w:bottom w:val="none" w:sz="0" w:space="0" w:color="auto"/>
        <w:right w:val="none" w:sz="0" w:space="0" w:color="auto"/>
      </w:divBdr>
    </w:div>
    <w:div w:id="437260419">
      <w:bodyDiv w:val="1"/>
      <w:marLeft w:val="0"/>
      <w:marRight w:val="0"/>
      <w:marTop w:val="0"/>
      <w:marBottom w:val="0"/>
      <w:divBdr>
        <w:top w:val="none" w:sz="0" w:space="0" w:color="auto"/>
        <w:left w:val="none" w:sz="0" w:space="0" w:color="auto"/>
        <w:bottom w:val="none" w:sz="0" w:space="0" w:color="auto"/>
        <w:right w:val="none" w:sz="0" w:space="0" w:color="auto"/>
      </w:divBdr>
    </w:div>
    <w:div w:id="507719178">
      <w:bodyDiv w:val="1"/>
      <w:marLeft w:val="0"/>
      <w:marRight w:val="0"/>
      <w:marTop w:val="0"/>
      <w:marBottom w:val="0"/>
      <w:divBdr>
        <w:top w:val="none" w:sz="0" w:space="0" w:color="auto"/>
        <w:left w:val="none" w:sz="0" w:space="0" w:color="auto"/>
        <w:bottom w:val="none" w:sz="0" w:space="0" w:color="auto"/>
        <w:right w:val="none" w:sz="0" w:space="0" w:color="auto"/>
      </w:divBdr>
    </w:div>
    <w:div w:id="529608786">
      <w:bodyDiv w:val="1"/>
      <w:marLeft w:val="0"/>
      <w:marRight w:val="0"/>
      <w:marTop w:val="0"/>
      <w:marBottom w:val="0"/>
      <w:divBdr>
        <w:top w:val="none" w:sz="0" w:space="0" w:color="auto"/>
        <w:left w:val="none" w:sz="0" w:space="0" w:color="auto"/>
        <w:bottom w:val="none" w:sz="0" w:space="0" w:color="auto"/>
        <w:right w:val="none" w:sz="0" w:space="0" w:color="auto"/>
      </w:divBdr>
    </w:div>
    <w:div w:id="742458142">
      <w:bodyDiv w:val="1"/>
      <w:marLeft w:val="0"/>
      <w:marRight w:val="0"/>
      <w:marTop w:val="0"/>
      <w:marBottom w:val="0"/>
      <w:divBdr>
        <w:top w:val="none" w:sz="0" w:space="0" w:color="auto"/>
        <w:left w:val="none" w:sz="0" w:space="0" w:color="auto"/>
        <w:bottom w:val="none" w:sz="0" w:space="0" w:color="auto"/>
        <w:right w:val="none" w:sz="0" w:space="0" w:color="auto"/>
      </w:divBdr>
    </w:div>
    <w:div w:id="867915405">
      <w:bodyDiv w:val="1"/>
      <w:marLeft w:val="0"/>
      <w:marRight w:val="0"/>
      <w:marTop w:val="0"/>
      <w:marBottom w:val="0"/>
      <w:divBdr>
        <w:top w:val="none" w:sz="0" w:space="0" w:color="auto"/>
        <w:left w:val="none" w:sz="0" w:space="0" w:color="auto"/>
        <w:bottom w:val="none" w:sz="0" w:space="0" w:color="auto"/>
        <w:right w:val="none" w:sz="0" w:space="0" w:color="auto"/>
      </w:divBdr>
    </w:div>
    <w:div w:id="915480071">
      <w:bodyDiv w:val="1"/>
      <w:marLeft w:val="0"/>
      <w:marRight w:val="0"/>
      <w:marTop w:val="0"/>
      <w:marBottom w:val="0"/>
      <w:divBdr>
        <w:top w:val="none" w:sz="0" w:space="0" w:color="auto"/>
        <w:left w:val="none" w:sz="0" w:space="0" w:color="auto"/>
        <w:bottom w:val="none" w:sz="0" w:space="0" w:color="auto"/>
        <w:right w:val="none" w:sz="0" w:space="0" w:color="auto"/>
      </w:divBdr>
    </w:div>
    <w:div w:id="916206083">
      <w:bodyDiv w:val="1"/>
      <w:marLeft w:val="0"/>
      <w:marRight w:val="0"/>
      <w:marTop w:val="0"/>
      <w:marBottom w:val="0"/>
      <w:divBdr>
        <w:top w:val="none" w:sz="0" w:space="0" w:color="auto"/>
        <w:left w:val="none" w:sz="0" w:space="0" w:color="auto"/>
        <w:bottom w:val="none" w:sz="0" w:space="0" w:color="auto"/>
        <w:right w:val="none" w:sz="0" w:space="0" w:color="auto"/>
      </w:divBdr>
    </w:div>
    <w:div w:id="990065582">
      <w:bodyDiv w:val="1"/>
      <w:marLeft w:val="0"/>
      <w:marRight w:val="0"/>
      <w:marTop w:val="0"/>
      <w:marBottom w:val="0"/>
      <w:divBdr>
        <w:top w:val="none" w:sz="0" w:space="0" w:color="auto"/>
        <w:left w:val="none" w:sz="0" w:space="0" w:color="auto"/>
        <w:bottom w:val="none" w:sz="0" w:space="0" w:color="auto"/>
        <w:right w:val="none" w:sz="0" w:space="0" w:color="auto"/>
      </w:divBdr>
    </w:div>
    <w:div w:id="1023482105">
      <w:bodyDiv w:val="1"/>
      <w:marLeft w:val="0"/>
      <w:marRight w:val="0"/>
      <w:marTop w:val="0"/>
      <w:marBottom w:val="0"/>
      <w:divBdr>
        <w:top w:val="none" w:sz="0" w:space="0" w:color="auto"/>
        <w:left w:val="none" w:sz="0" w:space="0" w:color="auto"/>
        <w:bottom w:val="none" w:sz="0" w:space="0" w:color="auto"/>
        <w:right w:val="none" w:sz="0" w:space="0" w:color="auto"/>
      </w:divBdr>
    </w:div>
    <w:div w:id="1170408106">
      <w:bodyDiv w:val="1"/>
      <w:marLeft w:val="0"/>
      <w:marRight w:val="0"/>
      <w:marTop w:val="0"/>
      <w:marBottom w:val="0"/>
      <w:divBdr>
        <w:top w:val="none" w:sz="0" w:space="0" w:color="auto"/>
        <w:left w:val="none" w:sz="0" w:space="0" w:color="auto"/>
        <w:bottom w:val="none" w:sz="0" w:space="0" w:color="auto"/>
        <w:right w:val="none" w:sz="0" w:space="0" w:color="auto"/>
      </w:divBdr>
    </w:div>
    <w:div w:id="1222059833">
      <w:bodyDiv w:val="1"/>
      <w:marLeft w:val="0"/>
      <w:marRight w:val="0"/>
      <w:marTop w:val="0"/>
      <w:marBottom w:val="0"/>
      <w:divBdr>
        <w:top w:val="none" w:sz="0" w:space="0" w:color="auto"/>
        <w:left w:val="none" w:sz="0" w:space="0" w:color="auto"/>
        <w:bottom w:val="none" w:sz="0" w:space="0" w:color="auto"/>
        <w:right w:val="none" w:sz="0" w:space="0" w:color="auto"/>
      </w:divBdr>
    </w:div>
    <w:div w:id="1429889537">
      <w:bodyDiv w:val="1"/>
      <w:marLeft w:val="0"/>
      <w:marRight w:val="0"/>
      <w:marTop w:val="0"/>
      <w:marBottom w:val="0"/>
      <w:divBdr>
        <w:top w:val="none" w:sz="0" w:space="0" w:color="auto"/>
        <w:left w:val="none" w:sz="0" w:space="0" w:color="auto"/>
        <w:bottom w:val="none" w:sz="0" w:space="0" w:color="auto"/>
        <w:right w:val="none" w:sz="0" w:space="0" w:color="auto"/>
      </w:divBdr>
    </w:div>
    <w:div w:id="1644038348">
      <w:bodyDiv w:val="1"/>
      <w:marLeft w:val="0"/>
      <w:marRight w:val="0"/>
      <w:marTop w:val="0"/>
      <w:marBottom w:val="0"/>
      <w:divBdr>
        <w:top w:val="none" w:sz="0" w:space="0" w:color="auto"/>
        <w:left w:val="none" w:sz="0" w:space="0" w:color="auto"/>
        <w:bottom w:val="none" w:sz="0" w:space="0" w:color="auto"/>
        <w:right w:val="none" w:sz="0" w:space="0" w:color="auto"/>
      </w:divBdr>
    </w:div>
    <w:div w:id="1647663523">
      <w:bodyDiv w:val="1"/>
      <w:marLeft w:val="0"/>
      <w:marRight w:val="0"/>
      <w:marTop w:val="0"/>
      <w:marBottom w:val="0"/>
      <w:divBdr>
        <w:top w:val="none" w:sz="0" w:space="0" w:color="auto"/>
        <w:left w:val="none" w:sz="0" w:space="0" w:color="auto"/>
        <w:bottom w:val="none" w:sz="0" w:space="0" w:color="auto"/>
        <w:right w:val="none" w:sz="0" w:space="0" w:color="auto"/>
      </w:divBdr>
    </w:div>
    <w:div w:id="1695493725">
      <w:bodyDiv w:val="1"/>
      <w:marLeft w:val="0"/>
      <w:marRight w:val="0"/>
      <w:marTop w:val="0"/>
      <w:marBottom w:val="0"/>
      <w:divBdr>
        <w:top w:val="none" w:sz="0" w:space="0" w:color="auto"/>
        <w:left w:val="none" w:sz="0" w:space="0" w:color="auto"/>
        <w:bottom w:val="none" w:sz="0" w:space="0" w:color="auto"/>
        <w:right w:val="none" w:sz="0" w:space="0" w:color="auto"/>
      </w:divBdr>
    </w:div>
    <w:div w:id="1705247138">
      <w:bodyDiv w:val="1"/>
      <w:marLeft w:val="0"/>
      <w:marRight w:val="0"/>
      <w:marTop w:val="0"/>
      <w:marBottom w:val="0"/>
      <w:divBdr>
        <w:top w:val="none" w:sz="0" w:space="0" w:color="auto"/>
        <w:left w:val="none" w:sz="0" w:space="0" w:color="auto"/>
        <w:bottom w:val="none" w:sz="0" w:space="0" w:color="auto"/>
        <w:right w:val="none" w:sz="0" w:space="0" w:color="auto"/>
      </w:divBdr>
    </w:div>
    <w:div w:id="1734742288">
      <w:bodyDiv w:val="1"/>
      <w:marLeft w:val="0"/>
      <w:marRight w:val="0"/>
      <w:marTop w:val="0"/>
      <w:marBottom w:val="0"/>
      <w:divBdr>
        <w:top w:val="none" w:sz="0" w:space="0" w:color="auto"/>
        <w:left w:val="none" w:sz="0" w:space="0" w:color="auto"/>
        <w:bottom w:val="none" w:sz="0" w:space="0" w:color="auto"/>
        <w:right w:val="none" w:sz="0" w:space="0" w:color="auto"/>
      </w:divBdr>
    </w:div>
    <w:div w:id="1921744224">
      <w:bodyDiv w:val="1"/>
      <w:marLeft w:val="0"/>
      <w:marRight w:val="0"/>
      <w:marTop w:val="0"/>
      <w:marBottom w:val="0"/>
      <w:divBdr>
        <w:top w:val="none" w:sz="0" w:space="0" w:color="auto"/>
        <w:left w:val="none" w:sz="0" w:space="0" w:color="auto"/>
        <w:bottom w:val="none" w:sz="0" w:space="0" w:color="auto"/>
        <w:right w:val="none" w:sz="0" w:space="0" w:color="auto"/>
      </w:divBdr>
    </w:div>
    <w:div w:id="1941864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yperlink" Target="http://central.syniverse.com/sites/TECH/proddev/vispro/Diameter/VisPro-Diameter_DataFeed_Reference_V1%204.docx" TargetMode="External"/><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footer" Target="footer6.xml"/><Relationship Id="rId34" Type="http://schemas.openxmlformats.org/officeDocument/2006/relationships/image" Target="media/image4.png"/><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footer" Target="footer3.xml"/><Relationship Id="rId25" Type="http://schemas.openxmlformats.org/officeDocument/2006/relationships/hyperlink" Target="http://central.syniverse.com/sites/TECH/proddev/vispro/Diameter/VisPro-Diameter_DataFeed_Reference_V1%204.docx" TargetMode="External"/><Relationship Id="rId33" Type="http://schemas.openxmlformats.org/officeDocument/2006/relationships/hyperlink" Target="http://skrcollab.syniverse.com/gm/folder-1.11.61595"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5.xml"/><Relationship Id="rId29" Type="http://schemas.openxmlformats.org/officeDocument/2006/relationships/hyperlink" Target="http://central.syniverse.com/sites/CUST/pc/train/Shared%20Documents/Forms/AllItems.aspx?InitialTabId=Ribbon%2EDocument&amp;VisibilityContext=WSSTabPersistenc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central.syniverse.com/sites/TECH/proddev/vispro/Diameter/VisDiameterDataExtract_HighLevelDesignDocument.doc" TargetMode="External"/><Relationship Id="rId32" Type="http://schemas.openxmlformats.org/officeDocument/2006/relationships/hyperlink" Target="http://central.syniverse.com/sites/CUST/CorpPolicies/Forms/AllItems.aspx" TargetMode="External"/><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central.syniverse.com/sites/TECH/proddev/vispro/Diameter/Visproactive%20Diameter%20Backend%20Data%20Feed%20High%20Level%20Design.docx" TargetMode="External"/><Relationship Id="rId28" Type="http://schemas.openxmlformats.org/officeDocument/2006/relationships/hyperlink" Target="http://central.syniverse.com/sites/sec/sec/Security%20Policies/Forms/AllItems.aspx" TargetMode="External"/><Relationship Id="rId36" Type="http://schemas.openxmlformats.org/officeDocument/2006/relationships/image" Target="media/image5.png"/><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yperlink" Target="http://central.syniverse.com/sites/TECH/arch/exp/SitePages/Home.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central.syniverse.com/sites/TECH/proddev/vispro/Diameter/VisPro-Diameter_DataFeed_Reference_V1%204.docx" TargetMode="External"/><Relationship Id="rId27" Type="http://schemas.openxmlformats.org/officeDocument/2006/relationships/hyperlink" Target="http://central.syniverse.com/sites/FIN/GRC/DPO/SitePages/Home.aspx?RootFolder=%2Fsites%2FFIN%2FGRC%2FDPO%2FShared%20Documents%2FProgram%20Information&amp;FolderCTID=0x012000095106CCD6435B4EB22DD8103878D1E2&amp;View=%7bF4F369CC-9671-4A4C-99E8-D5C191CD6ABA%7d" TargetMode="External"/><Relationship Id="rId30" Type="http://schemas.openxmlformats.org/officeDocument/2006/relationships/hyperlink" Target="http://central.syniverse.com/sites/sec/APPS/BLASR/SitePages/Home.aspx?RootFolder=%2Fsites%2Fsec%2FAPPS%2FBLASR%2FShared%20Documents%2FDocumentation%2FInput%20Files&amp;FolderCTID=0x012000B0DECA26EEFE154FB38C99D1708BA871&amp;View=%7b1F699D7C-AE89-483D-8F63-66FCCB91005C%7d&amp;InitialTabId=Ribbon%2EDocument&amp;VisibilityContext=WSSTabPersistence" TargetMode="External"/><Relationship Id="rId35" Type="http://schemas.openxmlformats.org/officeDocument/2006/relationships/image" Target="cid:image002.png@01CEF68F.A470DFA0"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footer5.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547CFA3371649B5AB15FB786F0D9C4B"/>
        <w:category>
          <w:name w:val="General"/>
          <w:gallery w:val="placeholder"/>
        </w:category>
        <w:types>
          <w:type w:val="bbPlcHdr"/>
        </w:types>
        <w:behaviors>
          <w:behavior w:val="content"/>
        </w:behaviors>
        <w:guid w:val="{3C696095-4CA1-45A9-99AD-201D5A796044}"/>
      </w:docPartPr>
      <w:docPartBody>
        <w:p w:rsidR="007910D3" w:rsidRDefault="00116C90">
          <w:pPr>
            <w:pStyle w:val="7547CFA3371649B5AB15FB786F0D9C4B"/>
          </w:pPr>
          <w:r w:rsidRPr="009D4ADE">
            <w:rPr>
              <w:rStyle w:val="PlaceholderText"/>
            </w:rPr>
            <w:t>[Title]</w:t>
          </w:r>
        </w:p>
      </w:docPartBody>
    </w:docPart>
    <w:docPart>
      <w:docPartPr>
        <w:name w:val="CD07237D5EE14BEF8A4D240C26A165B9"/>
        <w:category>
          <w:name w:val="General"/>
          <w:gallery w:val="placeholder"/>
        </w:category>
        <w:types>
          <w:type w:val="bbPlcHdr"/>
        </w:types>
        <w:behaviors>
          <w:behavior w:val="content"/>
        </w:behaviors>
        <w:guid w:val="{1D276F73-A08B-435D-9F37-9CA219CF9EDC}"/>
      </w:docPartPr>
      <w:docPartBody>
        <w:p w:rsidR="00193566" w:rsidRDefault="00EF3162" w:rsidP="00EF3162">
          <w:pPr>
            <w:pStyle w:val="CD07237D5EE14BEF8A4D240C26A165B9"/>
          </w:pPr>
          <w:r w:rsidRPr="00AF71E5">
            <w:rPr>
              <w:rStyle w:val="PlaceholderText"/>
            </w:rPr>
            <w:t>[Author]</w:t>
          </w:r>
        </w:p>
      </w:docPartBody>
    </w:docPart>
    <w:docPart>
      <w:docPartPr>
        <w:name w:val="90AFE81F15874177B09FCDA420C0942A"/>
        <w:category>
          <w:name w:val="General"/>
          <w:gallery w:val="placeholder"/>
        </w:category>
        <w:types>
          <w:type w:val="bbPlcHdr"/>
        </w:types>
        <w:behaviors>
          <w:behavior w:val="content"/>
        </w:behaviors>
        <w:guid w:val="{518A4D1F-3BD0-44AE-8D69-0C5DF9D7D12A}"/>
      </w:docPartPr>
      <w:docPartBody>
        <w:p w:rsidR="007B70D1" w:rsidRDefault="00193566" w:rsidP="00193566">
          <w:pPr>
            <w:pStyle w:val="90AFE81F15874177B09FCDA420C0942A"/>
          </w:pPr>
          <w:r w:rsidRPr="00286D40">
            <w:rPr>
              <w:rStyle w:val="PlaceholderText"/>
            </w:rPr>
            <w:t>[Title]</w:t>
          </w:r>
        </w:p>
      </w:docPartBody>
    </w:docPart>
    <w:docPart>
      <w:docPartPr>
        <w:name w:val="0E4FE5EDBF0143F494464C2B2F16FA51"/>
        <w:category>
          <w:name w:val="General"/>
          <w:gallery w:val="placeholder"/>
        </w:category>
        <w:types>
          <w:type w:val="bbPlcHdr"/>
        </w:types>
        <w:behaviors>
          <w:behavior w:val="content"/>
        </w:behaviors>
        <w:guid w:val="{34A568EE-A6D4-4621-8F11-31DA8CBFCE16}"/>
      </w:docPartPr>
      <w:docPartBody>
        <w:p w:rsidR="007B70D1" w:rsidRDefault="00193566" w:rsidP="00193566">
          <w:pPr>
            <w:pStyle w:val="0E4FE5EDBF0143F494464C2B2F16FA51"/>
          </w:pPr>
          <w:r w:rsidRPr="00286D40">
            <w:rPr>
              <w:rStyle w:val="PlaceholderText"/>
            </w:rPr>
            <w:t>[Category]</w:t>
          </w:r>
        </w:p>
      </w:docPartBody>
    </w:docPart>
    <w:docPart>
      <w:docPartPr>
        <w:name w:val="87292AC44B6E4C7C896DA86179B7CC33"/>
        <w:category>
          <w:name w:val="General"/>
          <w:gallery w:val="placeholder"/>
        </w:category>
        <w:types>
          <w:type w:val="bbPlcHdr"/>
        </w:types>
        <w:behaviors>
          <w:behavior w:val="content"/>
        </w:behaviors>
        <w:guid w:val="{C876105F-E859-4DBC-81CB-964391D12A9E}"/>
      </w:docPartPr>
      <w:docPartBody>
        <w:p w:rsidR="007B70D1" w:rsidRDefault="00193566" w:rsidP="00193566">
          <w:pPr>
            <w:pStyle w:val="87292AC44B6E4C7C896DA86179B7CC33"/>
          </w:pPr>
          <w:r w:rsidRPr="00286D40">
            <w:rPr>
              <w:rStyle w:val="PlaceholderText"/>
            </w:rPr>
            <w:t>[Subject]</w:t>
          </w:r>
        </w:p>
      </w:docPartBody>
    </w:docPart>
    <w:docPart>
      <w:docPartPr>
        <w:name w:val="F6DF9794C3D8481D9ECA2FB23F8EB00A"/>
        <w:category>
          <w:name w:val="General"/>
          <w:gallery w:val="placeholder"/>
        </w:category>
        <w:types>
          <w:type w:val="bbPlcHdr"/>
        </w:types>
        <w:behaviors>
          <w:behavior w:val="content"/>
        </w:behaviors>
        <w:guid w:val="{A7E6D7EA-1618-42C2-A14D-76645A56721E}"/>
      </w:docPartPr>
      <w:docPartBody>
        <w:p w:rsidR="007B70D1" w:rsidRDefault="00193566" w:rsidP="00193566">
          <w:pPr>
            <w:pStyle w:val="F6DF9794C3D8481D9ECA2FB23F8EB00A"/>
          </w:pPr>
          <w:r w:rsidRPr="00286D40">
            <w:rPr>
              <w:rStyle w:val="PlaceholderText"/>
            </w:rPr>
            <w:t>[Comments]</w:t>
          </w:r>
        </w:p>
      </w:docPartBody>
    </w:docPart>
    <w:docPart>
      <w:docPartPr>
        <w:name w:val="DECC857B869C4D8483FA26D259CD82E9"/>
        <w:category>
          <w:name w:val="General"/>
          <w:gallery w:val="placeholder"/>
        </w:category>
        <w:types>
          <w:type w:val="bbPlcHdr"/>
        </w:types>
        <w:behaviors>
          <w:behavior w:val="content"/>
        </w:behaviors>
        <w:guid w:val="{DDEFA346-A4A4-4343-981A-7731BAF85D6C}"/>
      </w:docPartPr>
      <w:docPartBody>
        <w:p w:rsidR="007B70D1" w:rsidRDefault="00193566" w:rsidP="00193566">
          <w:pPr>
            <w:pStyle w:val="DECC857B869C4D8483FA26D259CD82E9"/>
          </w:pPr>
          <w:r w:rsidRPr="00AF71E5">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lbertus Extra Bold">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C90"/>
    <w:rsid w:val="00004CA8"/>
    <w:rsid w:val="0002713F"/>
    <w:rsid w:val="00040760"/>
    <w:rsid w:val="00065961"/>
    <w:rsid w:val="000B1BB2"/>
    <w:rsid w:val="000C6B9D"/>
    <w:rsid w:val="00116C90"/>
    <w:rsid w:val="00143C89"/>
    <w:rsid w:val="00183C24"/>
    <w:rsid w:val="00193566"/>
    <w:rsid w:val="002111A2"/>
    <w:rsid w:val="002212DA"/>
    <w:rsid w:val="002431E6"/>
    <w:rsid w:val="00264966"/>
    <w:rsid w:val="002D6F18"/>
    <w:rsid w:val="003C4B05"/>
    <w:rsid w:val="00430465"/>
    <w:rsid w:val="00464C5B"/>
    <w:rsid w:val="00480AB4"/>
    <w:rsid w:val="004D105B"/>
    <w:rsid w:val="00563C48"/>
    <w:rsid w:val="00585A7A"/>
    <w:rsid w:val="005B3D2F"/>
    <w:rsid w:val="005D504E"/>
    <w:rsid w:val="006C51B3"/>
    <w:rsid w:val="007379EF"/>
    <w:rsid w:val="00787BEB"/>
    <w:rsid w:val="007910D3"/>
    <w:rsid w:val="007A4342"/>
    <w:rsid w:val="007B70D1"/>
    <w:rsid w:val="007D2FFF"/>
    <w:rsid w:val="007E11FA"/>
    <w:rsid w:val="007E2279"/>
    <w:rsid w:val="007F48AE"/>
    <w:rsid w:val="00801DEF"/>
    <w:rsid w:val="008D399E"/>
    <w:rsid w:val="008F4E3A"/>
    <w:rsid w:val="00970557"/>
    <w:rsid w:val="00976596"/>
    <w:rsid w:val="009F7EC4"/>
    <w:rsid w:val="00AC209F"/>
    <w:rsid w:val="00B06C68"/>
    <w:rsid w:val="00B07BB8"/>
    <w:rsid w:val="00B2093D"/>
    <w:rsid w:val="00B57489"/>
    <w:rsid w:val="00B636A5"/>
    <w:rsid w:val="00B65B42"/>
    <w:rsid w:val="00B663D9"/>
    <w:rsid w:val="00BD1DB3"/>
    <w:rsid w:val="00BE0681"/>
    <w:rsid w:val="00C27220"/>
    <w:rsid w:val="00C31499"/>
    <w:rsid w:val="00C37B35"/>
    <w:rsid w:val="00C96FD0"/>
    <w:rsid w:val="00D43D54"/>
    <w:rsid w:val="00E64558"/>
    <w:rsid w:val="00E931BC"/>
    <w:rsid w:val="00EA45ED"/>
    <w:rsid w:val="00EC3038"/>
    <w:rsid w:val="00EC4F27"/>
    <w:rsid w:val="00EF3162"/>
    <w:rsid w:val="00F22C3D"/>
    <w:rsid w:val="00F94066"/>
    <w:rsid w:val="00F95E33"/>
    <w:rsid w:val="00FB335C"/>
    <w:rsid w:val="00FF4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3566"/>
    <w:rPr>
      <w:color w:val="808080"/>
    </w:rPr>
  </w:style>
  <w:style w:type="paragraph" w:customStyle="1" w:styleId="0BBBDE42A78047018C26AD29AA6EA0AA">
    <w:name w:val="0BBBDE42A78047018C26AD29AA6EA0AA"/>
  </w:style>
  <w:style w:type="paragraph" w:customStyle="1" w:styleId="BAAFE9984E2C4152B3933325662239BA">
    <w:name w:val="BAAFE9984E2C4152B3933325662239BA"/>
  </w:style>
  <w:style w:type="paragraph" w:customStyle="1" w:styleId="363107D5C8644B0BBE376A3B215CC867">
    <w:name w:val="363107D5C8644B0BBE376A3B215CC867"/>
  </w:style>
  <w:style w:type="paragraph" w:customStyle="1" w:styleId="CB647B205D2B4CF2B964943C2313C9DA">
    <w:name w:val="CB647B205D2B4CF2B964943C2313C9DA"/>
  </w:style>
  <w:style w:type="paragraph" w:customStyle="1" w:styleId="02300452756048788A3619B4833BC283">
    <w:name w:val="02300452756048788A3619B4833BC283"/>
  </w:style>
  <w:style w:type="paragraph" w:customStyle="1" w:styleId="7547CFA3371649B5AB15FB786F0D9C4B">
    <w:name w:val="7547CFA3371649B5AB15FB786F0D9C4B"/>
  </w:style>
  <w:style w:type="paragraph" w:customStyle="1" w:styleId="3B6DC623B5384E47A6AF2A94C468D4A3">
    <w:name w:val="3B6DC623B5384E47A6AF2A94C468D4A3"/>
  </w:style>
  <w:style w:type="paragraph" w:customStyle="1" w:styleId="91246F1BF2CB4D1EBC8F0ACF410E45DA">
    <w:name w:val="91246F1BF2CB4D1EBC8F0ACF410E45DA"/>
  </w:style>
  <w:style w:type="paragraph" w:customStyle="1" w:styleId="F39CA1101DE249B1B6D9FB07650065BA">
    <w:name w:val="F39CA1101DE249B1B6D9FB07650065BA"/>
  </w:style>
  <w:style w:type="paragraph" w:customStyle="1" w:styleId="41BCFD09D75444E0AA18624B86ADE872">
    <w:name w:val="41BCFD09D75444E0AA18624B86ADE872"/>
    <w:rsid w:val="00EF3162"/>
  </w:style>
  <w:style w:type="paragraph" w:customStyle="1" w:styleId="F34EAF539D4D48CA93EA9250679B9037">
    <w:name w:val="F34EAF539D4D48CA93EA9250679B9037"/>
    <w:rsid w:val="00EF3162"/>
  </w:style>
  <w:style w:type="paragraph" w:customStyle="1" w:styleId="51F82931659741F08E49F71615A78DCE">
    <w:name w:val="51F82931659741F08E49F71615A78DCE"/>
    <w:rsid w:val="00EF3162"/>
  </w:style>
  <w:style w:type="paragraph" w:customStyle="1" w:styleId="B12D9D80BD694896944BB5E5F78260BD">
    <w:name w:val="B12D9D80BD694896944BB5E5F78260BD"/>
    <w:rsid w:val="00EF3162"/>
  </w:style>
  <w:style w:type="paragraph" w:customStyle="1" w:styleId="C8910899A4FF46058E92C763C395E541">
    <w:name w:val="C8910899A4FF46058E92C763C395E541"/>
    <w:rsid w:val="00EF3162"/>
  </w:style>
  <w:style w:type="paragraph" w:customStyle="1" w:styleId="834A84D7CC034802A12E9BA59496F921">
    <w:name w:val="834A84D7CC034802A12E9BA59496F921"/>
    <w:rsid w:val="00EF3162"/>
  </w:style>
  <w:style w:type="paragraph" w:customStyle="1" w:styleId="CD6C7CEE8528443D8E0DD63292A2EB11">
    <w:name w:val="CD6C7CEE8528443D8E0DD63292A2EB11"/>
    <w:rsid w:val="00EF3162"/>
  </w:style>
  <w:style w:type="paragraph" w:customStyle="1" w:styleId="F4F454C943FA4DD9B7A02F5551217D59">
    <w:name w:val="F4F454C943FA4DD9B7A02F5551217D59"/>
    <w:rsid w:val="00EF3162"/>
  </w:style>
  <w:style w:type="paragraph" w:customStyle="1" w:styleId="249BA2A4C2024E48B7A4E27A4A6B7DBF">
    <w:name w:val="249BA2A4C2024E48B7A4E27A4A6B7DBF"/>
    <w:rsid w:val="00EF3162"/>
  </w:style>
  <w:style w:type="paragraph" w:customStyle="1" w:styleId="F0B5B855C4B44E649D16CAAE8ACB2915">
    <w:name w:val="F0B5B855C4B44E649D16CAAE8ACB2915"/>
    <w:rsid w:val="00EF3162"/>
  </w:style>
  <w:style w:type="paragraph" w:customStyle="1" w:styleId="ADD0E775D89848C7B9AE50C17FC7FB7B">
    <w:name w:val="ADD0E775D89848C7B9AE50C17FC7FB7B"/>
    <w:rsid w:val="00EF3162"/>
  </w:style>
  <w:style w:type="paragraph" w:customStyle="1" w:styleId="02AEB60317B649B992E524CCE9D86E25">
    <w:name w:val="02AEB60317B649B992E524CCE9D86E25"/>
    <w:rsid w:val="00EF3162"/>
  </w:style>
  <w:style w:type="paragraph" w:customStyle="1" w:styleId="ACBB61C408B545D0862D6C6298AEBE06">
    <w:name w:val="ACBB61C408B545D0862D6C6298AEBE06"/>
    <w:rsid w:val="00EF3162"/>
  </w:style>
  <w:style w:type="paragraph" w:customStyle="1" w:styleId="FFE658DDE0514F29ACD83DE6A67EECA3">
    <w:name w:val="FFE658DDE0514F29ACD83DE6A67EECA3"/>
    <w:rsid w:val="00EF3162"/>
  </w:style>
  <w:style w:type="paragraph" w:customStyle="1" w:styleId="2108A1D317B14C94B2A09930D4B054ED">
    <w:name w:val="2108A1D317B14C94B2A09930D4B054ED"/>
    <w:rsid w:val="00EF3162"/>
  </w:style>
  <w:style w:type="paragraph" w:customStyle="1" w:styleId="DD08F941440D401EB13DD63EDBE8F226">
    <w:name w:val="DD08F941440D401EB13DD63EDBE8F226"/>
    <w:rsid w:val="00EF3162"/>
  </w:style>
  <w:style w:type="paragraph" w:customStyle="1" w:styleId="11835E6BB058428499DE23A409027758">
    <w:name w:val="11835E6BB058428499DE23A409027758"/>
    <w:rsid w:val="00EF3162"/>
  </w:style>
  <w:style w:type="paragraph" w:customStyle="1" w:styleId="109F9E5A769D4EACBF5EC7D7C6BEE6A4">
    <w:name w:val="109F9E5A769D4EACBF5EC7D7C6BEE6A4"/>
    <w:rsid w:val="00EF3162"/>
  </w:style>
  <w:style w:type="paragraph" w:customStyle="1" w:styleId="BA7BA618EB694DAA991582A7A3C7F6D2">
    <w:name w:val="BA7BA618EB694DAA991582A7A3C7F6D2"/>
    <w:rsid w:val="00EF3162"/>
  </w:style>
  <w:style w:type="paragraph" w:customStyle="1" w:styleId="8455CFA8FE1B41B68A7DFED5BF8562C8">
    <w:name w:val="8455CFA8FE1B41B68A7DFED5BF8562C8"/>
    <w:rsid w:val="00EF3162"/>
  </w:style>
  <w:style w:type="paragraph" w:customStyle="1" w:styleId="E2A2F306698E42E4AB270D603EFEBBAA">
    <w:name w:val="E2A2F306698E42E4AB270D603EFEBBAA"/>
    <w:rsid w:val="00EF3162"/>
  </w:style>
  <w:style w:type="paragraph" w:customStyle="1" w:styleId="3B0E22A1F1534EB7A5EF9FDF9C743CF8">
    <w:name w:val="3B0E22A1F1534EB7A5EF9FDF9C743CF8"/>
    <w:rsid w:val="00EF3162"/>
  </w:style>
  <w:style w:type="paragraph" w:customStyle="1" w:styleId="5AE15AA50C0A4FA4AFE8CBA8F50CD3CE">
    <w:name w:val="5AE15AA50C0A4FA4AFE8CBA8F50CD3CE"/>
    <w:rsid w:val="00EF3162"/>
  </w:style>
  <w:style w:type="paragraph" w:customStyle="1" w:styleId="DCA400EB230C4369BFCFBC2C30D542B2">
    <w:name w:val="DCA400EB230C4369BFCFBC2C30D542B2"/>
    <w:rsid w:val="00EF3162"/>
  </w:style>
  <w:style w:type="paragraph" w:customStyle="1" w:styleId="76721248D949466BA0CE72FBFA89724F">
    <w:name w:val="76721248D949466BA0CE72FBFA89724F"/>
    <w:rsid w:val="00EF3162"/>
  </w:style>
  <w:style w:type="paragraph" w:customStyle="1" w:styleId="39662B3BC3344CE0B7DDA8BCC081102D">
    <w:name w:val="39662B3BC3344CE0B7DDA8BCC081102D"/>
    <w:rsid w:val="00EF3162"/>
  </w:style>
  <w:style w:type="paragraph" w:customStyle="1" w:styleId="F52291B057AD4047A513B2D3714712ED">
    <w:name w:val="F52291B057AD4047A513B2D3714712ED"/>
    <w:rsid w:val="00EF3162"/>
  </w:style>
  <w:style w:type="paragraph" w:customStyle="1" w:styleId="24B2389A5F0F4D489B3FB3EF11DAA50A">
    <w:name w:val="24B2389A5F0F4D489B3FB3EF11DAA50A"/>
    <w:rsid w:val="00EF3162"/>
  </w:style>
  <w:style w:type="paragraph" w:customStyle="1" w:styleId="256A1B46923345DD951FF7E37AC670C5">
    <w:name w:val="256A1B46923345DD951FF7E37AC670C5"/>
    <w:rsid w:val="00EF3162"/>
  </w:style>
  <w:style w:type="paragraph" w:customStyle="1" w:styleId="41FB79AD2C4047B4BD57D309FCC4D6B8">
    <w:name w:val="41FB79AD2C4047B4BD57D309FCC4D6B8"/>
    <w:rsid w:val="00EF3162"/>
  </w:style>
  <w:style w:type="paragraph" w:customStyle="1" w:styleId="080307027B214779AB59DBC8B53BB665">
    <w:name w:val="080307027B214779AB59DBC8B53BB665"/>
    <w:rsid w:val="00EF3162"/>
  </w:style>
  <w:style w:type="paragraph" w:customStyle="1" w:styleId="CD07237D5EE14BEF8A4D240C26A165B9">
    <w:name w:val="CD07237D5EE14BEF8A4D240C26A165B9"/>
    <w:rsid w:val="00EF3162"/>
  </w:style>
  <w:style w:type="paragraph" w:customStyle="1" w:styleId="8A7C37D4FA02464689AE35BCF5398C75">
    <w:name w:val="8A7C37D4FA02464689AE35BCF5398C75"/>
    <w:rsid w:val="00193566"/>
  </w:style>
  <w:style w:type="paragraph" w:customStyle="1" w:styleId="BEED571EC0754455AB856788BD7D924B">
    <w:name w:val="BEED571EC0754455AB856788BD7D924B"/>
    <w:rsid w:val="00193566"/>
  </w:style>
  <w:style w:type="paragraph" w:customStyle="1" w:styleId="4D3A3E3747D24BC6A71F6D65B64DB507">
    <w:name w:val="4D3A3E3747D24BC6A71F6D65B64DB507"/>
    <w:rsid w:val="00193566"/>
  </w:style>
  <w:style w:type="paragraph" w:customStyle="1" w:styleId="828C86815E08454EA56F2E49A958DECD">
    <w:name w:val="828C86815E08454EA56F2E49A958DECD"/>
    <w:rsid w:val="00193566"/>
  </w:style>
  <w:style w:type="paragraph" w:customStyle="1" w:styleId="89AB301AD3DA410680579141FC879A80">
    <w:name w:val="89AB301AD3DA410680579141FC879A80"/>
    <w:rsid w:val="00193566"/>
  </w:style>
  <w:style w:type="paragraph" w:customStyle="1" w:styleId="A614F46CE3904F23B90362C54FA9BCCB">
    <w:name w:val="A614F46CE3904F23B90362C54FA9BCCB"/>
    <w:rsid w:val="00193566"/>
  </w:style>
  <w:style w:type="paragraph" w:customStyle="1" w:styleId="FD9857E64094431CBD41D875493A1120">
    <w:name w:val="FD9857E64094431CBD41D875493A1120"/>
    <w:rsid w:val="00193566"/>
  </w:style>
  <w:style w:type="paragraph" w:customStyle="1" w:styleId="392DB1EE680C4697933CD20BEE581FAF">
    <w:name w:val="392DB1EE680C4697933CD20BEE581FAF"/>
    <w:rsid w:val="00193566"/>
  </w:style>
  <w:style w:type="paragraph" w:customStyle="1" w:styleId="724972BB89CD4227BEE530FB8805D502">
    <w:name w:val="724972BB89CD4227BEE530FB8805D502"/>
    <w:rsid w:val="00193566"/>
  </w:style>
  <w:style w:type="paragraph" w:customStyle="1" w:styleId="90AFE81F15874177B09FCDA420C0942A">
    <w:name w:val="90AFE81F15874177B09FCDA420C0942A"/>
    <w:rsid w:val="00193566"/>
  </w:style>
  <w:style w:type="paragraph" w:customStyle="1" w:styleId="0E4FE5EDBF0143F494464C2B2F16FA51">
    <w:name w:val="0E4FE5EDBF0143F494464C2B2F16FA51"/>
    <w:rsid w:val="00193566"/>
  </w:style>
  <w:style w:type="paragraph" w:customStyle="1" w:styleId="87292AC44B6E4C7C896DA86179B7CC33">
    <w:name w:val="87292AC44B6E4C7C896DA86179B7CC33"/>
    <w:rsid w:val="00193566"/>
  </w:style>
  <w:style w:type="paragraph" w:customStyle="1" w:styleId="F6DF9794C3D8481D9ECA2FB23F8EB00A">
    <w:name w:val="F6DF9794C3D8481D9ECA2FB23F8EB00A"/>
    <w:rsid w:val="00193566"/>
  </w:style>
  <w:style w:type="paragraph" w:customStyle="1" w:styleId="DECC857B869C4D8483FA26D259CD82E9">
    <w:name w:val="DECC857B869C4D8483FA26D259CD82E9"/>
    <w:rsid w:val="00193566"/>
  </w:style>
  <w:style w:type="paragraph" w:customStyle="1" w:styleId="CEFE161662E246168C2E0CA8AA45C348">
    <w:name w:val="CEFE161662E246168C2E0CA8AA45C348"/>
    <w:rsid w:val="0019356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3566"/>
    <w:rPr>
      <w:color w:val="808080"/>
    </w:rPr>
  </w:style>
  <w:style w:type="paragraph" w:customStyle="1" w:styleId="0BBBDE42A78047018C26AD29AA6EA0AA">
    <w:name w:val="0BBBDE42A78047018C26AD29AA6EA0AA"/>
  </w:style>
  <w:style w:type="paragraph" w:customStyle="1" w:styleId="BAAFE9984E2C4152B3933325662239BA">
    <w:name w:val="BAAFE9984E2C4152B3933325662239BA"/>
  </w:style>
  <w:style w:type="paragraph" w:customStyle="1" w:styleId="363107D5C8644B0BBE376A3B215CC867">
    <w:name w:val="363107D5C8644B0BBE376A3B215CC867"/>
  </w:style>
  <w:style w:type="paragraph" w:customStyle="1" w:styleId="CB647B205D2B4CF2B964943C2313C9DA">
    <w:name w:val="CB647B205D2B4CF2B964943C2313C9DA"/>
  </w:style>
  <w:style w:type="paragraph" w:customStyle="1" w:styleId="02300452756048788A3619B4833BC283">
    <w:name w:val="02300452756048788A3619B4833BC283"/>
  </w:style>
  <w:style w:type="paragraph" w:customStyle="1" w:styleId="7547CFA3371649B5AB15FB786F0D9C4B">
    <w:name w:val="7547CFA3371649B5AB15FB786F0D9C4B"/>
  </w:style>
  <w:style w:type="paragraph" w:customStyle="1" w:styleId="3B6DC623B5384E47A6AF2A94C468D4A3">
    <w:name w:val="3B6DC623B5384E47A6AF2A94C468D4A3"/>
  </w:style>
  <w:style w:type="paragraph" w:customStyle="1" w:styleId="91246F1BF2CB4D1EBC8F0ACF410E45DA">
    <w:name w:val="91246F1BF2CB4D1EBC8F0ACF410E45DA"/>
  </w:style>
  <w:style w:type="paragraph" w:customStyle="1" w:styleId="F39CA1101DE249B1B6D9FB07650065BA">
    <w:name w:val="F39CA1101DE249B1B6D9FB07650065BA"/>
  </w:style>
  <w:style w:type="paragraph" w:customStyle="1" w:styleId="41BCFD09D75444E0AA18624B86ADE872">
    <w:name w:val="41BCFD09D75444E0AA18624B86ADE872"/>
    <w:rsid w:val="00EF3162"/>
  </w:style>
  <w:style w:type="paragraph" w:customStyle="1" w:styleId="F34EAF539D4D48CA93EA9250679B9037">
    <w:name w:val="F34EAF539D4D48CA93EA9250679B9037"/>
    <w:rsid w:val="00EF3162"/>
  </w:style>
  <w:style w:type="paragraph" w:customStyle="1" w:styleId="51F82931659741F08E49F71615A78DCE">
    <w:name w:val="51F82931659741F08E49F71615A78DCE"/>
    <w:rsid w:val="00EF3162"/>
  </w:style>
  <w:style w:type="paragraph" w:customStyle="1" w:styleId="B12D9D80BD694896944BB5E5F78260BD">
    <w:name w:val="B12D9D80BD694896944BB5E5F78260BD"/>
    <w:rsid w:val="00EF3162"/>
  </w:style>
  <w:style w:type="paragraph" w:customStyle="1" w:styleId="C8910899A4FF46058E92C763C395E541">
    <w:name w:val="C8910899A4FF46058E92C763C395E541"/>
    <w:rsid w:val="00EF3162"/>
  </w:style>
  <w:style w:type="paragraph" w:customStyle="1" w:styleId="834A84D7CC034802A12E9BA59496F921">
    <w:name w:val="834A84D7CC034802A12E9BA59496F921"/>
    <w:rsid w:val="00EF3162"/>
  </w:style>
  <w:style w:type="paragraph" w:customStyle="1" w:styleId="CD6C7CEE8528443D8E0DD63292A2EB11">
    <w:name w:val="CD6C7CEE8528443D8E0DD63292A2EB11"/>
    <w:rsid w:val="00EF3162"/>
  </w:style>
  <w:style w:type="paragraph" w:customStyle="1" w:styleId="F4F454C943FA4DD9B7A02F5551217D59">
    <w:name w:val="F4F454C943FA4DD9B7A02F5551217D59"/>
    <w:rsid w:val="00EF3162"/>
  </w:style>
  <w:style w:type="paragraph" w:customStyle="1" w:styleId="249BA2A4C2024E48B7A4E27A4A6B7DBF">
    <w:name w:val="249BA2A4C2024E48B7A4E27A4A6B7DBF"/>
    <w:rsid w:val="00EF3162"/>
  </w:style>
  <w:style w:type="paragraph" w:customStyle="1" w:styleId="F0B5B855C4B44E649D16CAAE8ACB2915">
    <w:name w:val="F0B5B855C4B44E649D16CAAE8ACB2915"/>
    <w:rsid w:val="00EF3162"/>
  </w:style>
  <w:style w:type="paragraph" w:customStyle="1" w:styleId="ADD0E775D89848C7B9AE50C17FC7FB7B">
    <w:name w:val="ADD0E775D89848C7B9AE50C17FC7FB7B"/>
    <w:rsid w:val="00EF3162"/>
  </w:style>
  <w:style w:type="paragraph" w:customStyle="1" w:styleId="02AEB60317B649B992E524CCE9D86E25">
    <w:name w:val="02AEB60317B649B992E524CCE9D86E25"/>
    <w:rsid w:val="00EF3162"/>
  </w:style>
  <w:style w:type="paragraph" w:customStyle="1" w:styleId="ACBB61C408B545D0862D6C6298AEBE06">
    <w:name w:val="ACBB61C408B545D0862D6C6298AEBE06"/>
    <w:rsid w:val="00EF3162"/>
  </w:style>
  <w:style w:type="paragraph" w:customStyle="1" w:styleId="FFE658DDE0514F29ACD83DE6A67EECA3">
    <w:name w:val="FFE658DDE0514F29ACD83DE6A67EECA3"/>
    <w:rsid w:val="00EF3162"/>
  </w:style>
  <w:style w:type="paragraph" w:customStyle="1" w:styleId="2108A1D317B14C94B2A09930D4B054ED">
    <w:name w:val="2108A1D317B14C94B2A09930D4B054ED"/>
    <w:rsid w:val="00EF3162"/>
  </w:style>
  <w:style w:type="paragraph" w:customStyle="1" w:styleId="DD08F941440D401EB13DD63EDBE8F226">
    <w:name w:val="DD08F941440D401EB13DD63EDBE8F226"/>
    <w:rsid w:val="00EF3162"/>
  </w:style>
  <w:style w:type="paragraph" w:customStyle="1" w:styleId="11835E6BB058428499DE23A409027758">
    <w:name w:val="11835E6BB058428499DE23A409027758"/>
    <w:rsid w:val="00EF3162"/>
  </w:style>
  <w:style w:type="paragraph" w:customStyle="1" w:styleId="109F9E5A769D4EACBF5EC7D7C6BEE6A4">
    <w:name w:val="109F9E5A769D4EACBF5EC7D7C6BEE6A4"/>
    <w:rsid w:val="00EF3162"/>
  </w:style>
  <w:style w:type="paragraph" w:customStyle="1" w:styleId="BA7BA618EB694DAA991582A7A3C7F6D2">
    <w:name w:val="BA7BA618EB694DAA991582A7A3C7F6D2"/>
    <w:rsid w:val="00EF3162"/>
  </w:style>
  <w:style w:type="paragraph" w:customStyle="1" w:styleId="8455CFA8FE1B41B68A7DFED5BF8562C8">
    <w:name w:val="8455CFA8FE1B41B68A7DFED5BF8562C8"/>
    <w:rsid w:val="00EF3162"/>
  </w:style>
  <w:style w:type="paragraph" w:customStyle="1" w:styleId="E2A2F306698E42E4AB270D603EFEBBAA">
    <w:name w:val="E2A2F306698E42E4AB270D603EFEBBAA"/>
    <w:rsid w:val="00EF3162"/>
  </w:style>
  <w:style w:type="paragraph" w:customStyle="1" w:styleId="3B0E22A1F1534EB7A5EF9FDF9C743CF8">
    <w:name w:val="3B0E22A1F1534EB7A5EF9FDF9C743CF8"/>
    <w:rsid w:val="00EF3162"/>
  </w:style>
  <w:style w:type="paragraph" w:customStyle="1" w:styleId="5AE15AA50C0A4FA4AFE8CBA8F50CD3CE">
    <w:name w:val="5AE15AA50C0A4FA4AFE8CBA8F50CD3CE"/>
    <w:rsid w:val="00EF3162"/>
  </w:style>
  <w:style w:type="paragraph" w:customStyle="1" w:styleId="DCA400EB230C4369BFCFBC2C30D542B2">
    <w:name w:val="DCA400EB230C4369BFCFBC2C30D542B2"/>
    <w:rsid w:val="00EF3162"/>
  </w:style>
  <w:style w:type="paragraph" w:customStyle="1" w:styleId="76721248D949466BA0CE72FBFA89724F">
    <w:name w:val="76721248D949466BA0CE72FBFA89724F"/>
    <w:rsid w:val="00EF3162"/>
  </w:style>
  <w:style w:type="paragraph" w:customStyle="1" w:styleId="39662B3BC3344CE0B7DDA8BCC081102D">
    <w:name w:val="39662B3BC3344CE0B7DDA8BCC081102D"/>
    <w:rsid w:val="00EF3162"/>
  </w:style>
  <w:style w:type="paragraph" w:customStyle="1" w:styleId="F52291B057AD4047A513B2D3714712ED">
    <w:name w:val="F52291B057AD4047A513B2D3714712ED"/>
    <w:rsid w:val="00EF3162"/>
  </w:style>
  <w:style w:type="paragraph" w:customStyle="1" w:styleId="24B2389A5F0F4D489B3FB3EF11DAA50A">
    <w:name w:val="24B2389A5F0F4D489B3FB3EF11DAA50A"/>
    <w:rsid w:val="00EF3162"/>
  </w:style>
  <w:style w:type="paragraph" w:customStyle="1" w:styleId="256A1B46923345DD951FF7E37AC670C5">
    <w:name w:val="256A1B46923345DD951FF7E37AC670C5"/>
    <w:rsid w:val="00EF3162"/>
  </w:style>
  <w:style w:type="paragraph" w:customStyle="1" w:styleId="41FB79AD2C4047B4BD57D309FCC4D6B8">
    <w:name w:val="41FB79AD2C4047B4BD57D309FCC4D6B8"/>
    <w:rsid w:val="00EF3162"/>
  </w:style>
  <w:style w:type="paragraph" w:customStyle="1" w:styleId="080307027B214779AB59DBC8B53BB665">
    <w:name w:val="080307027B214779AB59DBC8B53BB665"/>
    <w:rsid w:val="00EF3162"/>
  </w:style>
  <w:style w:type="paragraph" w:customStyle="1" w:styleId="CD07237D5EE14BEF8A4D240C26A165B9">
    <w:name w:val="CD07237D5EE14BEF8A4D240C26A165B9"/>
    <w:rsid w:val="00EF3162"/>
  </w:style>
  <w:style w:type="paragraph" w:customStyle="1" w:styleId="8A7C37D4FA02464689AE35BCF5398C75">
    <w:name w:val="8A7C37D4FA02464689AE35BCF5398C75"/>
    <w:rsid w:val="00193566"/>
  </w:style>
  <w:style w:type="paragraph" w:customStyle="1" w:styleId="BEED571EC0754455AB856788BD7D924B">
    <w:name w:val="BEED571EC0754455AB856788BD7D924B"/>
    <w:rsid w:val="00193566"/>
  </w:style>
  <w:style w:type="paragraph" w:customStyle="1" w:styleId="4D3A3E3747D24BC6A71F6D65B64DB507">
    <w:name w:val="4D3A3E3747D24BC6A71F6D65B64DB507"/>
    <w:rsid w:val="00193566"/>
  </w:style>
  <w:style w:type="paragraph" w:customStyle="1" w:styleId="828C86815E08454EA56F2E49A958DECD">
    <w:name w:val="828C86815E08454EA56F2E49A958DECD"/>
    <w:rsid w:val="00193566"/>
  </w:style>
  <w:style w:type="paragraph" w:customStyle="1" w:styleId="89AB301AD3DA410680579141FC879A80">
    <w:name w:val="89AB301AD3DA410680579141FC879A80"/>
    <w:rsid w:val="00193566"/>
  </w:style>
  <w:style w:type="paragraph" w:customStyle="1" w:styleId="A614F46CE3904F23B90362C54FA9BCCB">
    <w:name w:val="A614F46CE3904F23B90362C54FA9BCCB"/>
    <w:rsid w:val="00193566"/>
  </w:style>
  <w:style w:type="paragraph" w:customStyle="1" w:styleId="FD9857E64094431CBD41D875493A1120">
    <w:name w:val="FD9857E64094431CBD41D875493A1120"/>
    <w:rsid w:val="00193566"/>
  </w:style>
  <w:style w:type="paragraph" w:customStyle="1" w:styleId="392DB1EE680C4697933CD20BEE581FAF">
    <w:name w:val="392DB1EE680C4697933CD20BEE581FAF"/>
    <w:rsid w:val="00193566"/>
  </w:style>
  <w:style w:type="paragraph" w:customStyle="1" w:styleId="724972BB89CD4227BEE530FB8805D502">
    <w:name w:val="724972BB89CD4227BEE530FB8805D502"/>
    <w:rsid w:val="00193566"/>
  </w:style>
  <w:style w:type="paragraph" w:customStyle="1" w:styleId="90AFE81F15874177B09FCDA420C0942A">
    <w:name w:val="90AFE81F15874177B09FCDA420C0942A"/>
    <w:rsid w:val="00193566"/>
  </w:style>
  <w:style w:type="paragraph" w:customStyle="1" w:styleId="0E4FE5EDBF0143F494464C2B2F16FA51">
    <w:name w:val="0E4FE5EDBF0143F494464C2B2F16FA51"/>
    <w:rsid w:val="00193566"/>
  </w:style>
  <w:style w:type="paragraph" w:customStyle="1" w:styleId="87292AC44B6E4C7C896DA86179B7CC33">
    <w:name w:val="87292AC44B6E4C7C896DA86179B7CC33"/>
    <w:rsid w:val="00193566"/>
  </w:style>
  <w:style w:type="paragraph" w:customStyle="1" w:styleId="F6DF9794C3D8481D9ECA2FB23F8EB00A">
    <w:name w:val="F6DF9794C3D8481D9ECA2FB23F8EB00A"/>
    <w:rsid w:val="00193566"/>
  </w:style>
  <w:style w:type="paragraph" w:customStyle="1" w:styleId="DECC857B869C4D8483FA26D259CD82E9">
    <w:name w:val="DECC857B869C4D8483FA26D259CD82E9"/>
    <w:rsid w:val="00193566"/>
  </w:style>
  <w:style w:type="paragraph" w:customStyle="1" w:styleId="CEFE161662E246168C2E0CA8AA45C348">
    <w:name w:val="CEFE161662E246168C2E0CA8AA45C348"/>
    <w:rsid w:val="001935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EB9D3D08E0514F8CD84D632031327C" ma:contentTypeVersion="0" ma:contentTypeDescription="Create a new document." ma:contentTypeScope="" ma:versionID="6038f5ad4db45a41ead5b0c48c9e1c0e">
  <xsd:schema xmlns:xsd="http://www.w3.org/2001/XMLSchema" xmlns:xs="http://www.w3.org/2001/XMLSchema" xmlns:p="http://schemas.microsoft.com/office/2006/metadata/properties" targetNamespace="http://schemas.microsoft.com/office/2006/metadata/properties" ma:root="true" ma:fieldsID="aa1222beb234debe96d12a98d24ff8a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BA34B-A168-4326-BBB3-0EA152BDF4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BCEAE46-5FE5-448E-9343-699BB11F21D2}">
  <ds:schemaRefs>
    <ds:schemaRef ds:uri="http://schemas.microsoft.com/sharepoint/v3/contenttype/forms"/>
  </ds:schemaRefs>
</ds:datastoreItem>
</file>

<file path=customXml/itemProps3.xml><?xml version="1.0" encoding="utf-8"?>
<ds:datastoreItem xmlns:ds="http://schemas.openxmlformats.org/officeDocument/2006/customXml" ds:itemID="{15FE7230-5ACC-4A82-8FDC-327DEE155A1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35417FB-CDEB-49F4-9AB7-02DCA975D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6404</Words>
  <Characters>36505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VisProactive Diameter Feed SRS</vt:lpstr>
    </vt:vector>
  </TitlesOfParts>
  <Company>Syniverse Technologies, Inc.</Company>
  <LinksUpToDate>false</LinksUpToDate>
  <CharactersWithSpaces>42824</CharactersWithSpaces>
  <SharedDoc>false</SharedDoc>
  <HLinks>
    <vt:vector size="270" baseType="variant">
      <vt:variant>
        <vt:i4>1638512</vt:i4>
      </vt:variant>
      <vt:variant>
        <vt:i4>258</vt:i4>
      </vt:variant>
      <vt:variant>
        <vt:i4>0</vt:i4>
      </vt:variant>
      <vt:variant>
        <vt:i4>5</vt:i4>
      </vt:variant>
      <vt:variant>
        <vt:lpwstr>mailto:first.lastname@syniverse.com</vt:lpwstr>
      </vt:variant>
      <vt:variant>
        <vt:lpwstr/>
      </vt:variant>
      <vt:variant>
        <vt:i4>3014777</vt:i4>
      </vt:variant>
      <vt:variant>
        <vt:i4>255</vt:i4>
      </vt:variant>
      <vt:variant>
        <vt:i4>0</vt:i4>
      </vt:variant>
      <vt:variant>
        <vt:i4>5</vt:i4>
      </vt:variant>
      <vt:variant>
        <vt:lpwstr>http://skrcollab.syniverse.com/gm/folder-1.11.61595</vt:lpwstr>
      </vt:variant>
      <vt:variant>
        <vt:lpwstr/>
      </vt:variant>
      <vt:variant>
        <vt:i4>5439505</vt:i4>
      </vt:variant>
      <vt:variant>
        <vt:i4>252</vt:i4>
      </vt:variant>
      <vt:variant>
        <vt:i4>0</vt:i4>
      </vt:variant>
      <vt:variant>
        <vt:i4>5</vt:i4>
      </vt:variant>
      <vt:variant>
        <vt:lpwstr>http://skrcollab/gm/folder-1.11.40672</vt:lpwstr>
      </vt:variant>
      <vt:variant>
        <vt:lpwstr/>
      </vt:variant>
      <vt:variant>
        <vt:i4>7012452</vt:i4>
      </vt:variant>
      <vt:variant>
        <vt:i4>249</vt:i4>
      </vt:variant>
      <vt:variant>
        <vt:i4>0</vt:i4>
      </vt:variant>
      <vt:variant>
        <vt:i4>5</vt:i4>
      </vt:variant>
      <vt:variant>
        <vt:lpwstr>http://intraspect/gm/folder-1.11.15899</vt:lpwstr>
      </vt:variant>
      <vt:variant>
        <vt:lpwstr/>
      </vt:variant>
      <vt:variant>
        <vt:i4>2752627</vt:i4>
      </vt:variant>
      <vt:variant>
        <vt:i4>246</vt:i4>
      </vt:variant>
      <vt:variant>
        <vt:i4>0</vt:i4>
      </vt:variant>
      <vt:variant>
        <vt:i4>5</vt:i4>
      </vt:variant>
      <vt:variant>
        <vt:lpwstr>http://skrcollab.syniverse.com/gm/folder-1.11.15899</vt:lpwstr>
      </vt:variant>
      <vt:variant>
        <vt:lpwstr/>
      </vt:variant>
      <vt:variant>
        <vt:i4>2228336</vt:i4>
      </vt:variant>
      <vt:variant>
        <vt:i4>243</vt:i4>
      </vt:variant>
      <vt:variant>
        <vt:i4>0</vt:i4>
      </vt:variant>
      <vt:variant>
        <vt:i4>5</vt:i4>
      </vt:variant>
      <vt:variant>
        <vt:lpwstr>http://skrcollab.syniverse.com/gm/folder-1.11.22866</vt:lpwstr>
      </vt:variant>
      <vt:variant>
        <vt:lpwstr/>
      </vt:variant>
      <vt:variant>
        <vt:i4>4915215</vt:i4>
      </vt:variant>
      <vt:variant>
        <vt:i4>240</vt:i4>
      </vt:variant>
      <vt:variant>
        <vt:i4>0</vt:i4>
      </vt:variant>
      <vt:variant>
        <vt:i4>5</vt:i4>
      </vt:variant>
      <vt:variant>
        <vt:lpwstr>http://skrcollab.syniverse.com/gm/document-1.9.138204</vt:lpwstr>
      </vt:variant>
      <vt:variant>
        <vt:lpwstr/>
      </vt:variant>
      <vt:variant>
        <vt:i4>2293875</vt:i4>
      </vt:variant>
      <vt:variant>
        <vt:i4>237</vt:i4>
      </vt:variant>
      <vt:variant>
        <vt:i4>0</vt:i4>
      </vt:variant>
      <vt:variant>
        <vt:i4>5</vt:i4>
      </vt:variant>
      <vt:variant>
        <vt:lpwstr>http://skrcollab.syniverse.com/gm/folder-1.11.10853</vt:lpwstr>
      </vt:variant>
      <vt:variant>
        <vt:lpwstr/>
      </vt:variant>
      <vt:variant>
        <vt:i4>1507389</vt:i4>
      </vt:variant>
      <vt:variant>
        <vt:i4>224</vt:i4>
      </vt:variant>
      <vt:variant>
        <vt:i4>0</vt:i4>
      </vt:variant>
      <vt:variant>
        <vt:i4>5</vt:i4>
      </vt:variant>
      <vt:variant>
        <vt:lpwstr/>
      </vt:variant>
      <vt:variant>
        <vt:lpwstr>_Toc108421650</vt:lpwstr>
      </vt:variant>
      <vt:variant>
        <vt:i4>1441853</vt:i4>
      </vt:variant>
      <vt:variant>
        <vt:i4>218</vt:i4>
      </vt:variant>
      <vt:variant>
        <vt:i4>0</vt:i4>
      </vt:variant>
      <vt:variant>
        <vt:i4>5</vt:i4>
      </vt:variant>
      <vt:variant>
        <vt:lpwstr/>
      </vt:variant>
      <vt:variant>
        <vt:lpwstr>_Toc108421649</vt:lpwstr>
      </vt:variant>
      <vt:variant>
        <vt:i4>1703998</vt:i4>
      </vt:variant>
      <vt:variant>
        <vt:i4>209</vt:i4>
      </vt:variant>
      <vt:variant>
        <vt:i4>0</vt:i4>
      </vt:variant>
      <vt:variant>
        <vt:i4>5</vt:i4>
      </vt:variant>
      <vt:variant>
        <vt:lpwstr/>
      </vt:variant>
      <vt:variant>
        <vt:lpwstr>_Toc108421586</vt:lpwstr>
      </vt:variant>
      <vt:variant>
        <vt:i4>1703998</vt:i4>
      </vt:variant>
      <vt:variant>
        <vt:i4>203</vt:i4>
      </vt:variant>
      <vt:variant>
        <vt:i4>0</vt:i4>
      </vt:variant>
      <vt:variant>
        <vt:i4>5</vt:i4>
      </vt:variant>
      <vt:variant>
        <vt:lpwstr/>
      </vt:variant>
      <vt:variant>
        <vt:lpwstr>_Toc108421585</vt:lpwstr>
      </vt:variant>
      <vt:variant>
        <vt:i4>1048625</vt:i4>
      </vt:variant>
      <vt:variant>
        <vt:i4>194</vt:i4>
      </vt:variant>
      <vt:variant>
        <vt:i4>0</vt:i4>
      </vt:variant>
      <vt:variant>
        <vt:i4>5</vt:i4>
      </vt:variant>
      <vt:variant>
        <vt:lpwstr/>
      </vt:variant>
      <vt:variant>
        <vt:lpwstr>_Toc255542252</vt:lpwstr>
      </vt:variant>
      <vt:variant>
        <vt:i4>1048625</vt:i4>
      </vt:variant>
      <vt:variant>
        <vt:i4>188</vt:i4>
      </vt:variant>
      <vt:variant>
        <vt:i4>0</vt:i4>
      </vt:variant>
      <vt:variant>
        <vt:i4>5</vt:i4>
      </vt:variant>
      <vt:variant>
        <vt:lpwstr/>
      </vt:variant>
      <vt:variant>
        <vt:lpwstr>_Toc255542251</vt:lpwstr>
      </vt:variant>
      <vt:variant>
        <vt:i4>1048625</vt:i4>
      </vt:variant>
      <vt:variant>
        <vt:i4>182</vt:i4>
      </vt:variant>
      <vt:variant>
        <vt:i4>0</vt:i4>
      </vt:variant>
      <vt:variant>
        <vt:i4>5</vt:i4>
      </vt:variant>
      <vt:variant>
        <vt:lpwstr/>
      </vt:variant>
      <vt:variant>
        <vt:lpwstr>_Toc255542250</vt:lpwstr>
      </vt:variant>
      <vt:variant>
        <vt:i4>1114161</vt:i4>
      </vt:variant>
      <vt:variant>
        <vt:i4>176</vt:i4>
      </vt:variant>
      <vt:variant>
        <vt:i4>0</vt:i4>
      </vt:variant>
      <vt:variant>
        <vt:i4>5</vt:i4>
      </vt:variant>
      <vt:variant>
        <vt:lpwstr/>
      </vt:variant>
      <vt:variant>
        <vt:lpwstr>_Toc255542249</vt:lpwstr>
      </vt:variant>
      <vt:variant>
        <vt:i4>1114161</vt:i4>
      </vt:variant>
      <vt:variant>
        <vt:i4>170</vt:i4>
      </vt:variant>
      <vt:variant>
        <vt:i4>0</vt:i4>
      </vt:variant>
      <vt:variant>
        <vt:i4>5</vt:i4>
      </vt:variant>
      <vt:variant>
        <vt:lpwstr/>
      </vt:variant>
      <vt:variant>
        <vt:lpwstr>_Toc255542248</vt:lpwstr>
      </vt:variant>
      <vt:variant>
        <vt:i4>1114161</vt:i4>
      </vt:variant>
      <vt:variant>
        <vt:i4>164</vt:i4>
      </vt:variant>
      <vt:variant>
        <vt:i4>0</vt:i4>
      </vt:variant>
      <vt:variant>
        <vt:i4>5</vt:i4>
      </vt:variant>
      <vt:variant>
        <vt:lpwstr/>
      </vt:variant>
      <vt:variant>
        <vt:lpwstr>_Toc255542247</vt:lpwstr>
      </vt:variant>
      <vt:variant>
        <vt:i4>1114161</vt:i4>
      </vt:variant>
      <vt:variant>
        <vt:i4>158</vt:i4>
      </vt:variant>
      <vt:variant>
        <vt:i4>0</vt:i4>
      </vt:variant>
      <vt:variant>
        <vt:i4>5</vt:i4>
      </vt:variant>
      <vt:variant>
        <vt:lpwstr/>
      </vt:variant>
      <vt:variant>
        <vt:lpwstr>_Toc255542246</vt:lpwstr>
      </vt:variant>
      <vt:variant>
        <vt:i4>1114161</vt:i4>
      </vt:variant>
      <vt:variant>
        <vt:i4>152</vt:i4>
      </vt:variant>
      <vt:variant>
        <vt:i4>0</vt:i4>
      </vt:variant>
      <vt:variant>
        <vt:i4>5</vt:i4>
      </vt:variant>
      <vt:variant>
        <vt:lpwstr/>
      </vt:variant>
      <vt:variant>
        <vt:lpwstr>_Toc255542245</vt:lpwstr>
      </vt:variant>
      <vt:variant>
        <vt:i4>1114161</vt:i4>
      </vt:variant>
      <vt:variant>
        <vt:i4>146</vt:i4>
      </vt:variant>
      <vt:variant>
        <vt:i4>0</vt:i4>
      </vt:variant>
      <vt:variant>
        <vt:i4>5</vt:i4>
      </vt:variant>
      <vt:variant>
        <vt:lpwstr/>
      </vt:variant>
      <vt:variant>
        <vt:lpwstr>_Toc255542244</vt:lpwstr>
      </vt:variant>
      <vt:variant>
        <vt:i4>1114161</vt:i4>
      </vt:variant>
      <vt:variant>
        <vt:i4>140</vt:i4>
      </vt:variant>
      <vt:variant>
        <vt:i4>0</vt:i4>
      </vt:variant>
      <vt:variant>
        <vt:i4>5</vt:i4>
      </vt:variant>
      <vt:variant>
        <vt:lpwstr/>
      </vt:variant>
      <vt:variant>
        <vt:lpwstr>_Toc255542243</vt:lpwstr>
      </vt:variant>
      <vt:variant>
        <vt:i4>1114161</vt:i4>
      </vt:variant>
      <vt:variant>
        <vt:i4>134</vt:i4>
      </vt:variant>
      <vt:variant>
        <vt:i4>0</vt:i4>
      </vt:variant>
      <vt:variant>
        <vt:i4>5</vt:i4>
      </vt:variant>
      <vt:variant>
        <vt:lpwstr/>
      </vt:variant>
      <vt:variant>
        <vt:lpwstr>_Toc255542242</vt:lpwstr>
      </vt:variant>
      <vt:variant>
        <vt:i4>1114161</vt:i4>
      </vt:variant>
      <vt:variant>
        <vt:i4>128</vt:i4>
      </vt:variant>
      <vt:variant>
        <vt:i4>0</vt:i4>
      </vt:variant>
      <vt:variant>
        <vt:i4>5</vt:i4>
      </vt:variant>
      <vt:variant>
        <vt:lpwstr/>
      </vt:variant>
      <vt:variant>
        <vt:lpwstr>_Toc255542241</vt:lpwstr>
      </vt:variant>
      <vt:variant>
        <vt:i4>1114161</vt:i4>
      </vt:variant>
      <vt:variant>
        <vt:i4>122</vt:i4>
      </vt:variant>
      <vt:variant>
        <vt:i4>0</vt:i4>
      </vt:variant>
      <vt:variant>
        <vt:i4>5</vt:i4>
      </vt:variant>
      <vt:variant>
        <vt:lpwstr/>
      </vt:variant>
      <vt:variant>
        <vt:lpwstr>_Toc255542240</vt:lpwstr>
      </vt:variant>
      <vt:variant>
        <vt:i4>1441841</vt:i4>
      </vt:variant>
      <vt:variant>
        <vt:i4>116</vt:i4>
      </vt:variant>
      <vt:variant>
        <vt:i4>0</vt:i4>
      </vt:variant>
      <vt:variant>
        <vt:i4>5</vt:i4>
      </vt:variant>
      <vt:variant>
        <vt:lpwstr/>
      </vt:variant>
      <vt:variant>
        <vt:lpwstr>_Toc255542239</vt:lpwstr>
      </vt:variant>
      <vt:variant>
        <vt:i4>1441841</vt:i4>
      </vt:variant>
      <vt:variant>
        <vt:i4>110</vt:i4>
      </vt:variant>
      <vt:variant>
        <vt:i4>0</vt:i4>
      </vt:variant>
      <vt:variant>
        <vt:i4>5</vt:i4>
      </vt:variant>
      <vt:variant>
        <vt:lpwstr/>
      </vt:variant>
      <vt:variant>
        <vt:lpwstr>_Toc255542238</vt:lpwstr>
      </vt:variant>
      <vt:variant>
        <vt:i4>1441841</vt:i4>
      </vt:variant>
      <vt:variant>
        <vt:i4>104</vt:i4>
      </vt:variant>
      <vt:variant>
        <vt:i4>0</vt:i4>
      </vt:variant>
      <vt:variant>
        <vt:i4>5</vt:i4>
      </vt:variant>
      <vt:variant>
        <vt:lpwstr/>
      </vt:variant>
      <vt:variant>
        <vt:lpwstr>_Toc255542237</vt:lpwstr>
      </vt:variant>
      <vt:variant>
        <vt:i4>1441841</vt:i4>
      </vt:variant>
      <vt:variant>
        <vt:i4>98</vt:i4>
      </vt:variant>
      <vt:variant>
        <vt:i4>0</vt:i4>
      </vt:variant>
      <vt:variant>
        <vt:i4>5</vt:i4>
      </vt:variant>
      <vt:variant>
        <vt:lpwstr/>
      </vt:variant>
      <vt:variant>
        <vt:lpwstr>_Toc255542236</vt:lpwstr>
      </vt:variant>
      <vt:variant>
        <vt:i4>1441841</vt:i4>
      </vt:variant>
      <vt:variant>
        <vt:i4>92</vt:i4>
      </vt:variant>
      <vt:variant>
        <vt:i4>0</vt:i4>
      </vt:variant>
      <vt:variant>
        <vt:i4>5</vt:i4>
      </vt:variant>
      <vt:variant>
        <vt:lpwstr/>
      </vt:variant>
      <vt:variant>
        <vt:lpwstr>_Toc255542235</vt:lpwstr>
      </vt:variant>
      <vt:variant>
        <vt:i4>1441841</vt:i4>
      </vt:variant>
      <vt:variant>
        <vt:i4>86</vt:i4>
      </vt:variant>
      <vt:variant>
        <vt:i4>0</vt:i4>
      </vt:variant>
      <vt:variant>
        <vt:i4>5</vt:i4>
      </vt:variant>
      <vt:variant>
        <vt:lpwstr/>
      </vt:variant>
      <vt:variant>
        <vt:lpwstr>_Toc255542234</vt:lpwstr>
      </vt:variant>
      <vt:variant>
        <vt:i4>1441841</vt:i4>
      </vt:variant>
      <vt:variant>
        <vt:i4>80</vt:i4>
      </vt:variant>
      <vt:variant>
        <vt:i4>0</vt:i4>
      </vt:variant>
      <vt:variant>
        <vt:i4>5</vt:i4>
      </vt:variant>
      <vt:variant>
        <vt:lpwstr/>
      </vt:variant>
      <vt:variant>
        <vt:lpwstr>_Toc255542233</vt:lpwstr>
      </vt:variant>
      <vt:variant>
        <vt:i4>1441841</vt:i4>
      </vt:variant>
      <vt:variant>
        <vt:i4>74</vt:i4>
      </vt:variant>
      <vt:variant>
        <vt:i4>0</vt:i4>
      </vt:variant>
      <vt:variant>
        <vt:i4>5</vt:i4>
      </vt:variant>
      <vt:variant>
        <vt:lpwstr/>
      </vt:variant>
      <vt:variant>
        <vt:lpwstr>_Toc255542232</vt:lpwstr>
      </vt:variant>
      <vt:variant>
        <vt:i4>1441841</vt:i4>
      </vt:variant>
      <vt:variant>
        <vt:i4>68</vt:i4>
      </vt:variant>
      <vt:variant>
        <vt:i4>0</vt:i4>
      </vt:variant>
      <vt:variant>
        <vt:i4>5</vt:i4>
      </vt:variant>
      <vt:variant>
        <vt:lpwstr/>
      </vt:variant>
      <vt:variant>
        <vt:lpwstr>_Toc255542231</vt:lpwstr>
      </vt:variant>
      <vt:variant>
        <vt:i4>1441841</vt:i4>
      </vt:variant>
      <vt:variant>
        <vt:i4>62</vt:i4>
      </vt:variant>
      <vt:variant>
        <vt:i4>0</vt:i4>
      </vt:variant>
      <vt:variant>
        <vt:i4>5</vt:i4>
      </vt:variant>
      <vt:variant>
        <vt:lpwstr/>
      </vt:variant>
      <vt:variant>
        <vt:lpwstr>_Toc255542230</vt:lpwstr>
      </vt:variant>
      <vt:variant>
        <vt:i4>1507377</vt:i4>
      </vt:variant>
      <vt:variant>
        <vt:i4>56</vt:i4>
      </vt:variant>
      <vt:variant>
        <vt:i4>0</vt:i4>
      </vt:variant>
      <vt:variant>
        <vt:i4>5</vt:i4>
      </vt:variant>
      <vt:variant>
        <vt:lpwstr/>
      </vt:variant>
      <vt:variant>
        <vt:lpwstr>_Toc255542229</vt:lpwstr>
      </vt:variant>
      <vt:variant>
        <vt:i4>1507377</vt:i4>
      </vt:variant>
      <vt:variant>
        <vt:i4>50</vt:i4>
      </vt:variant>
      <vt:variant>
        <vt:i4>0</vt:i4>
      </vt:variant>
      <vt:variant>
        <vt:i4>5</vt:i4>
      </vt:variant>
      <vt:variant>
        <vt:lpwstr/>
      </vt:variant>
      <vt:variant>
        <vt:lpwstr>_Toc255542228</vt:lpwstr>
      </vt:variant>
      <vt:variant>
        <vt:i4>1507377</vt:i4>
      </vt:variant>
      <vt:variant>
        <vt:i4>44</vt:i4>
      </vt:variant>
      <vt:variant>
        <vt:i4>0</vt:i4>
      </vt:variant>
      <vt:variant>
        <vt:i4>5</vt:i4>
      </vt:variant>
      <vt:variant>
        <vt:lpwstr/>
      </vt:variant>
      <vt:variant>
        <vt:lpwstr>_Toc255542227</vt:lpwstr>
      </vt:variant>
      <vt:variant>
        <vt:i4>1507377</vt:i4>
      </vt:variant>
      <vt:variant>
        <vt:i4>38</vt:i4>
      </vt:variant>
      <vt:variant>
        <vt:i4>0</vt:i4>
      </vt:variant>
      <vt:variant>
        <vt:i4>5</vt:i4>
      </vt:variant>
      <vt:variant>
        <vt:lpwstr/>
      </vt:variant>
      <vt:variant>
        <vt:lpwstr>_Toc255542226</vt:lpwstr>
      </vt:variant>
      <vt:variant>
        <vt:i4>1507377</vt:i4>
      </vt:variant>
      <vt:variant>
        <vt:i4>32</vt:i4>
      </vt:variant>
      <vt:variant>
        <vt:i4>0</vt:i4>
      </vt:variant>
      <vt:variant>
        <vt:i4>5</vt:i4>
      </vt:variant>
      <vt:variant>
        <vt:lpwstr/>
      </vt:variant>
      <vt:variant>
        <vt:lpwstr>_Toc255542225</vt:lpwstr>
      </vt:variant>
      <vt:variant>
        <vt:i4>1507377</vt:i4>
      </vt:variant>
      <vt:variant>
        <vt:i4>26</vt:i4>
      </vt:variant>
      <vt:variant>
        <vt:i4>0</vt:i4>
      </vt:variant>
      <vt:variant>
        <vt:i4>5</vt:i4>
      </vt:variant>
      <vt:variant>
        <vt:lpwstr/>
      </vt:variant>
      <vt:variant>
        <vt:lpwstr>_Toc255542224</vt:lpwstr>
      </vt:variant>
      <vt:variant>
        <vt:i4>1507377</vt:i4>
      </vt:variant>
      <vt:variant>
        <vt:i4>20</vt:i4>
      </vt:variant>
      <vt:variant>
        <vt:i4>0</vt:i4>
      </vt:variant>
      <vt:variant>
        <vt:i4>5</vt:i4>
      </vt:variant>
      <vt:variant>
        <vt:lpwstr/>
      </vt:variant>
      <vt:variant>
        <vt:lpwstr>_Toc255542223</vt:lpwstr>
      </vt:variant>
      <vt:variant>
        <vt:i4>2621527</vt:i4>
      </vt:variant>
      <vt:variant>
        <vt:i4>2220</vt:i4>
      </vt:variant>
      <vt:variant>
        <vt:i4>1025</vt:i4>
      </vt:variant>
      <vt:variant>
        <vt:i4>1</vt:i4>
      </vt:variant>
      <vt:variant>
        <vt:lpwstr>http://intraspect.tsiconnections.com/Visibility/DS%20Problems/New%20Logos/Brandmarks%20with%20descriptor/JPEG/Logo_d_sm_rgb-small.jpg</vt:lpwstr>
      </vt:variant>
      <vt:variant>
        <vt:lpwstr/>
      </vt:variant>
      <vt:variant>
        <vt:i4>262216</vt:i4>
      </vt:variant>
      <vt:variant>
        <vt:i4>22227</vt:i4>
      </vt:variant>
      <vt:variant>
        <vt:i4>1026</vt:i4>
      </vt:variant>
      <vt:variant>
        <vt:i4>1</vt:i4>
      </vt:variant>
      <vt:variant>
        <vt:lpwstr>http://intraspect/images/core/dot.gif</vt:lpwstr>
      </vt:variant>
      <vt:variant>
        <vt:lpwstr/>
      </vt:variant>
      <vt:variant>
        <vt:i4>2621527</vt:i4>
      </vt:variant>
      <vt:variant>
        <vt:i4>58156</vt:i4>
      </vt:variant>
      <vt:variant>
        <vt:i4>1027</vt:i4>
      </vt:variant>
      <vt:variant>
        <vt:i4>1</vt:i4>
      </vt:variant>
      <vt:variant>
        <vt:lpwstr>http://intraspect.tsiconnections.com/Visibility/DS%20Problems/New%20Logos/Brandmarks%20with%20descriptor/JPEG/Logo_d_sm_rgb-small.jpg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VisProactive Diameter Feed SRS</dc:title>
  <dc:subject>Version: 1.0 in process </dc:subject>
  <dc:creator>Written by Nancy Jones, updated by Tamara Lynch</dc:creator>
  <cp:keywords>Draft (Change to FINAL upon sign-off)</cp:keywords>
  <dc:description>August 14, 2014</dc:description>
  <cp:lastModifiedBy>Syniverse Employee</cp:lastModifiedBy>
  <cp:revision>3</cp:revision>
  <cp:lastPrinted>2014-08-07T19:31:00Z</cp:lastPrinted>
  <dcterms:created xsi:type="dcterms:W3CDTF">2014-08-14T14:16:00Z</dcterms:created>
  <dcterms:modified xsi:type="dcterms:W3CDTF">2014-08-14T14:19:00Z</dcterms:modified>
  <cp:category>Tracking#: PR_3629</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0x0101003EEB9D3D08E0514F8CD84D632031327C</vt:lpwstr>
  </property>
</Properties>
</file>